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0" w:right="0" w:firstLine="0"/>
        <w:spacing w:before="0" w:after="0" w:line="360" w:lineRule="auto"/>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right="0" w:firstLine="0"/>
        <w:spacing w:before="0" w:after="0" w:line="360" w:lineRule="auto"/>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jc w:val="center"/>
        <w:spacing w:before="240" w:after="24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FEDERAL STATE AUTONOMOUS EDUCATIONAL INSTITUTION OF HIGHER EDUCATION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jc w:val="center"/>
        <w:spacing w:before="240" w:after="24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"NATIONAL RESEARCH UNIVERSITY</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jc w:val="center"/>
        <w:spacing w:before="240" w:after="24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"HIGHER SCHOOL OF ECONOMICS"</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jc w:val="center"/>
        <w:spacing w:before="240" w:after="24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School of Foreign Languages</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jc w:val="center"/>
        <w:spacing w:before="240" w:after="240" w:line="360" w:lineRule="auto"/>
        <w:rPr>
          <w:rFonts w:ascii="Times New Roman" w:hAnsi="Times New Roman" w:eastAsia="Times New Roman" w:cs="Times New Roman"/>
          <w:sz w:val="28"/>
          <w:szCs w:val="28"/>
        </w:rPr>
      </w:pPr>
      <w:r>
        <w:rPr>
          <w:rtl w:val="0"/>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jc w:val="center"/>
        <w:spacing w:before="240" w:after="240" w:line="36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Chekulaeva Sofya Vitalievna</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jc w:val="center"/>
        <w:spacing w:before="240" w:after="240" w:line="360" w:lineRule="auto"/>
        <w:rPr>
          <w:rFonts w:ascii="Times New Roman" w:hAnsi="Times New Roman" w:eastAsia="Times New Roman" w:cs="Times New Roman"/>
          <w:b/>
          <w:sz w:val="28"/>
          <w:szCs w:val="28"/>
        </w:rPr>
      </w:pPr>
      <w:r>
        <w:rPr>
          <w:rFonts w:ascii="Times New Roman" w:hAnsi="Times New Roman" w:eastAsia="Times New Roman" w:cs="Times New Roman"/>
          <w:b/>
          <w:sz w:val="28"/>
          <w:szCs w:val="28"/>
          <w:rtl w:val="0"/>
        </w:rPr>
        <w:t xml:space="preserve">“</w:t>
      </w:r>
      <w:r>
        <w:rPr>
          <w:rFonts w:ascii="Times New Roman" w:hAnsi="Times New Roman" w:eastAsia="Times New Roman" w:cs="Times New Roman"/>
          <w:b/>
          <w:color w:val="1a1a1a"/>
          <w:sz w:val="28"/>
          <w:szCs w:val="28"/>
          <w:highlight w:val="white"/>
          <w:rtl w:val="0"/>
        </w:rPr>
        <w:t xml:space="preserve">A Multimodal Сomparative Analysis of Female Representation in Russian and Spanish Advertising (1930s and 2020s)”</w:t>
      </w:r>
      <w:r>
        <w:rPr>
          <w:rFonts w:ascii="Times New Roman" w:hAnsi="Times New Roman" w:eastAsia="Times New Roman" w:cs="Times New Roman"/>
          <w:b/>
          <w:sz w:val="28"/>
          <w:szCs w:val="28"/>
        </w:rPr>
      </w:r>
      <w:r>
        <w:rPr>
          <w:rFonts w:ascii="Times New Roman" w:hAnsi="Times New Roman" w:eastAsia="Times New Roman" w:cs="Times New Roman"/>
          <w:b/>
          <w:sz w:val="28"/>
          <w:szCs w:val="28"/>
        </w:rPr>
      </w:r>
    </w:p>
    <w:p>
      <w:pPr>
        <w:jc w:val="center"/>
        <w:spacing w:before="240" w:after="240" w:line="360" w:lineRule="auto"/>
        <w:rPr>
          <w:rFonts w:ascii="Times New Roman" w:hAnsi="Times New Roman" w:eastAsia="Times New Roman" w:cs="Times New Roman"/>
          <w:sz w:val="28"/>
          <w:szCs w:val="28"/>
        </w:rPr>
      </w:pPr>
      <w:r>
        <w:rPr>
          <w:rtl w:val="0"/>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jc w:val="center"/>
        <w:spacing w:before="240" w:after="24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Graduation Qualification Work – BACHELOR'S THESIS</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jc w:val="center"/>
        <w:spacing w:before="240" w:after="24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in the field of study 45.03.02 Linguistics</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jc w:val="center"/>
        <w:spacing w:before="240" w:after="240" w:line="276"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Educational Program "Foreign Languages and Intercultural Communication"</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jc w:val="center"/>
        <w:spacing w:before="240" w:after="240" w:line="360" w:lineRule="auto"/>
        <w:rPr>
          <w:rFonts w:ascii="Times New Roman" w:hAnsi="Times New Roman" w:eastAsia="Times New Roman" w:cs="Times New Roman"/>
          <w:sz w:val="28"/>
          <w:szCs w:val="28"/>
        </w:rPr>
      </w:pPr>
      <w:r>
        <w:rPr>
          <w:rtl w:val="0"/>
        </w:rPr>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pPr>
        <w:jc w:val="right"/>
        <w:spacing w:before="240" w:after="24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Academic Supervisor</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jc w:val="right"/>
        <w:spacing w:before="240" w:after="24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PhD in Philology,</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jc w:val="right"/>
        <w:spacing w:before="240" w:after="24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Associate Professor </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jc w:val="right"/>
        <w:spacing w:before="240" w:after="240" w:line="360" w:lineRule="auto"/>
        <w:rPr>
          <w:rFonts w:ascii="Times New Roman" w:hAnsi="Times New Roman" w:eastAsia="Times New Roman" w:cs="Times New Roman"/>
          <w:sz w:val="26"/>
          <w:szCs w:val="26"/>
        </w:rPr>
      </w:pPr>
      <w:del w:id="0" w:author="Елена Габриелова" w:date="2025-05-20T07:58:53Z" oouserid="1130000059770664">
        <w:r>
          <w:rPr>
            <w:rFonts w:ascii="Times New Roman" w:hAnsi="Times New Roman" w:eastAsia="Times New Roman" w:cs="Times New Roman"/>
            <w:sz w:val="26"/>
            <w:szCs w:val="26"/>
            <w:rtl w:val="0"/>
          </w:rPr>
        </w:r>
      </w:del>
      <w:r>
        <w:rPr>
          <w:rFonts w:ascii="Times New Roman" w:hAnsi="Times New Roman" w:eastAsia="Times New Roman" w:cs="Times New Roman"/>
          <w:sz w:val="26"/>
          <w:szCs w:val="26"/>
          <w:rtl w:val="0"/>
        </w:rPr>
        <w:t xml:space="preserve">School</w:t>
      </w:r>
      <w:r>
        <w:rPr>
          <w:rFonts w:ascii="Times New Roman" w:hAnsi="Times New Roman" w:eastAsia="Times New Roman" w:cs="Times New Roman"/>
          <w:sz w:val="26"/>
          <w:szCs w:val="26"/>
          <w:rtl w:val="0"/>
        </w:rPr>
        <w:t xml:space="preserve"> of Foreign Languages</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jc w:val="right"/>
        <w:spacing w:before="240" w:after="240" w:line="36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E. V. Gabrielova</w:t>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jc w:val="center"/>
        <w:spacing w:before="240" w:after="240" w:line="360" w:lineRule="auto"/>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highlight w:val="none"/>
          <w:rtl w:val="0"/>
        </w:rPr>
      </w:r>
      <w:r>
        <w:rPr>
          <w:rFonts w:ascii="Times New Roman" w:hAnsi="Times New Roman" w:eastAsia="Times New Roman" w:cs="Times New Roman"/>
          <w:sz w:val="26"/>
          <w:szCs w:val="26"/>
          <w:highlight w:val="none"/>
          <w:rtl w:val="0"/>
        </w:rPr>
      </w:r>
      <w:r>
        <w:rPr>
          <w:rFonts w:ascii="Times New Roman" w:hAnsi="Times New Roman" w:eastAsia="Times New Roman" w:cs="Times New Roman"/>
          <w:sz w:val="26"/>
          <w:szCs w:val="26"/>
          <w:highlight w:val="none"/>
        </w:rPr>
      </w:r>
    </w:p>
    <w:p>
      <w:pPr>
        <w:jc w:val="center"/>
        <w:spacing w:before="240" w:after="240" w:line="360" w:lineRule="auto"/>
        <w:rPr>
          <w:rFonts w:ascii="Times New Roman" w:hAnsi="Times New Roman" w:eastAsia="Times New Roman" w:cs="Times New Roman"/>
          <w:sz w:val="26"/>
          <w:szCs w:val="26"/>
          <w:highlight w:val="none"/>
        </w:rPr>
      </w:pPr>
      <w:r>
        <w:rPr>
          <w:rFonts w:ascii="Times New Roman" w:hAnsi="Times New Roman" w:eastAsia="Times New Roman" w:cs="Times New Roman"/>
          <w:sz w:val="26"/>
          <w:szCs w:val="26"/>
          <w:rtl w:val="0"/>
        </w:rPr>
        <w:t xml:space="preserve">Moscow, 2025</w:t>
      </w: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p>
    <w:p>
      <w:pPr>
        <w:ind w:left="0" w:right="0" w:firstLine="0"/>
        <w:spacing w:before="0" w:after="0" w:line="480" w:lineRule="auto"/>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Table of contents</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right="0" w:firstLine="0"/>
        <w:spacing w:before="0" w:after="0" w:line="480" w:lineRule="auto"/>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Introduction....................................................................................................................................4</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Theoretical Part.............................................................................................................................7</w:t>
      </w:r>
      <w:r/>
    </w:p>
    <w:p>
      <w:pPr>
        <w:ind w:left="0" w:right="0" w:firstLine="0"/>
        <w:spacing w:before="0" w:after="0" w:line="480" w:lineRule="auto"/>
        <w:shd w:val="clear" w:color="ffffff" w:fill="ffffff"/>
        <w:rPr>
          <w:b w:val="0"/>
          <w:bCs w:val="0"/>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    </w:t>
      </w:r>
      <w:r>
        <w:rPr>
          <w:rFonts w:ascii="Times New Roman" w:hAnsi="Times New Roman" w:eastAsia="Times New Roman" w:cs="Times New Roman"/>
          <w:b w:val="0"/>
          <w:bCs w:val="0"/>
          <w:color w:val="000000"/>
          <w:sz w:val="24"/>
          <w:u w:val="none"/>
        </w:rPr>
        <w:t xml:space="preserve"> Section 1: </w:t>
      </w:r>
      <w:r>
        <w:rPr>
          <w:rFonts w:ascii="Times New Roman" w:hAnsi="Times New Roman" w:eastAsia="Times New Roman" w:cs="Times New Roman"/>
          <w:b w:val="0"/>
          <w:bCs w:val="0"/>
          <w:color w:val="000000"/>
          <w:sz w:val="24"/>
          <w:u w:val="none"/>
        </w:rPr>
        <w:t xml:space="preserve">Multimodal analysis of discourse</w:t>
      </w:r>
      <w:r>
        <w:rPr>
          <w:rFonts w:ascii="Times New Roman" w:hAnsi="Times New Roman" w:eastAsia="Times New Roman" w:cs="Times New Roman"/>
          <w:b w:val="0"/>
          <w:bCs w:val="0"/>
          <w:color w:val="000000"/>
          <w:sz w:val="24"/>
          <w:u w:val="none"/>
        </w:rPr>
        <w:t xml:space="preserve">.</w:t>
      </w:r>
      <w:r>
        <w:rPr>
          <w:rFonts w:ascii="Times New Roman" w:hAnsi="Times New Roman" w:eastAsia="Times New Roman" w:cs="Times New Roman"/>
          <w:b w:val="0"/>
          <w:bCs w:val="0"/>
          <w:color w:val="000000"/>
          <w:sz w:val="24"/>
          <w:u w:val="none"/>
        </w:rPr>
        <w:t xml:space="preserve">.............................................................................7</w:t>
      </w:r>
      <w:r>
        <w:rPr>
          <w:b w:val="0"/>
          <w:bCs w:val="0"/>
        </w:rPr>
      </w:r>
      <w:r>
        <w:rPr>
          <w:b w:val="0"/>
          <w:bCs w:val="0"/>
        </w:rPr>
      </w:r>
    </w:p>
    <w:p>
      <w:pPr>
        <w:ind w:left="0" w:right="0" w:firstLine="708"/>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1.1. The concept of discourse</w:t>
      </w:r>
      <w:r>
        <w:rPr>
          <w:rFonts w:ascii="Times New Roman" w:hAnsi="Times New Roman" w:eastAsia="Times New Roman" w:cs="Times New Roman"/>
          <w:color w:val="000000"/>
          <w:sz w:val="24"/>
          <w:szCs w:val="24"/>
          <w:u w:val="none"/>
        </w:rPr>
        <w:t xml:space="preserve">...............................................................................................7</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708"/>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1.2. The origins of multimodality in linguistics</w:t>
      </w:r>
      <w:r>
        <w:rPr>
          <w:rFonts w:ascii="Times New Roman" w:hAnsi="Times New Roman" w:eastAsia="Times New Roman" w:cs="Times New Roman"/>
          <w:color w:val="000000"/>
          <w:sz w:val="24"/>
          <w:szCs w:val="24"/>
          <w:u w:val="none"/>
        </w:rPr>
        <w:t xml:space="preserve">...................................................................8</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708"/>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1.3. Approaches to multimodality in linguistics</w:t>
      </w:r>
      <w:r>
        <w:rPr>
          <w:rFonts w:ascii="Times New Roman" w:hAnsi="Times New Roman" w:eastAsia="Times New Roman" w:cs="Times New Roman"/>
          <w:color w:val="000000"/>
          <w:sz w:val="24"/>
          <w:szCs w:val="24"/>
          <w:u w:val="none"/>
        </w:rPr>
        <w:t xml:space="preserve">................................................................10</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708"/>
        <w:spacing w:before="0" w:after="0" w:line="480" w:lineRule="auto"/>
        <w:shd w:val="clear" w:color="ffffff" w:fill="ffffff"/>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1.4. Definition of the mode in the theory of multimodality</w:t>
      </w:r>
      <w:r>
        <w:rPr>
          <w:sz w:val="24"/>
          <w:szCs w:val="24"/>
        </w:rPr>
        <w:t xml:space="preserve">..........................................12</w:t>
      </w:r>
      <w:r>
        <w:rPr>
          <w:sz w:val="24"/>
          <w:szCs w:val="24"/>
        </w:rPr>
      </w:r>
      <w:r>
        <w:rPr>
          <w:sz w:val="24"/>
          <w:szCs w:val="24"/>
        </w:rPr>
      </w:r>
    </w:p>
    <w:p>
      <w:pPr>
        <w:ind w:left="0" w:right="0" w:firstLine="0"/>
        <w:spacing w:before="0" w:after="0" w:line="480" w:lineRule="auto"/>
        <w:shd w:val="clear" w:color="ffffff" w:fill="ffffff"/>
        <w:rPr>
          <w:rFonts w:ascii="Times New Roman" w:hAnsi="Times New Roman" w:eastAsia="Times New Roman" w:cs="Times New Roman"/>
          <w:b w:val="0"/>
          <w:bCs w:val="0"/>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  </w:t>
      </w:r>
      <w:r>
        <w:rPr>
          <w:rFonts w:ascii="Times New Roman" w:hAnsi="Times New Roman" w:eastAsia="Times New Roman" w:cs="Times New Roman"/>
          <w:b w:val="0"/>
          <w:bCs w:val="0"/>
          <w:color w:val="000000"/>
          <w:sz w:val="24"/>
          <w:u w:val="none"/>
        </w:rPr>
        <w:t xml:space="preserve">  Section 2: Advertising discourse</w:t>
      </w:r>
      <w:r>
        <w:rPr>
          <w:rFonts w:ascii="Times New Roman" w:hAnsi="Times New Roman" w:eastAsia="Times New Roman" w:cs="Times New Roman"/>
          <w:b w:val="0"/>
          <w:bCs w:val="0"/>
          <w:color w:val="000000"/>
          <w:sz w:val="24"/>
          <w:szCs w:val="24"/>
          <w:u w:val="none"/>
        </w:rPr>
        <w:t xml:space="preserve">...............................................................................................13</w:t>
      </w:r>
      <w:r>
        <w:rPr>
          <w:rFonts w:ascii="Times New Roman" w:hAnsi="Times New Roman" w:eastAsia="Times New Roman" w:cs="Times New Roman"/>
          <w:b w:val="0"/>
          <w:bCs w:val="0"/>
          <w:color w:val="000000"/>
          <w:sz w:val="24"/>
          <w:szCs w:val="24"/>
          <w:u w:val="none"/>
        </w:rPr>
      </w:r>
      <w:r>
        <w:rPr>
          <w:rFonts w:ascii="Times New Roman" w:hAnsi="Times New Roman" w:eastAsia="Times New Roman" w:cs="Times New Roman"/>
          <w:b w:val="0"/>
          <w:bCs w:val="0"/>
          <w:color w:val="000000"/>
          <w:sz w:val="24"/>
          <w:szCs w:val="24"/>
          <w:u w:val="none"/>
        </w:rPr>
      </w:r>
    </w:p>
    <w:p>
      <w:pPr>
        <w:ind w:left="0" w:right="0" w:firstLine="708"/>
        <w:spacing w:before="0" w:after="0" w:line="480" w:lineRule="auto"/>
        <w:shd w:val="clear" w:color="ffffff" w:fill="ffffff"/>
        <w:rPr>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r>
      <w:r>
        <w:rPr>
          <w:rFonts w:ascii="Times New Roman" w:hAnsi="Times New Roman" w:eastAsia="Times New Roman" w:cs="Times New Roman"/>
          <w:color w:val="000000"/>
          <w:sz w:val="24"/>
          <w:u w:val="none"/>
        </w:rPr>
        <w:t xml:space="preserve">2.1. The concept of the advertising discourse and its linguistic features</w:t>
      </w:r>
      <w:r>
        <w:rPr>
          <w:rFonts w:ascii="Times New Roman" w:hAnsi="Times New Roman" w:eastAsia="Times New Roman" w:cs="Times New Roman"/>
          <w:color w:val="000000"/>
          <w:sz w:val="24"/>
          <w:szCs w:val="24"/>
          <w:u w:val="none"/>
        </w:rPr>
        <w:t xml:space="preserve">...........................13</w:t>
      </w:r>
      <w:r>
        <w:rPr>
          <w:highlight w:val="none"/>
        </w:rPr>
      </w:r>
      <w:r>
        <w:rPr>
          <w:highlight w:val="none"/>
        </w:rPr>
      </w:r>
    </w:p>
    <w:p>
      <w:pPr>
        <w:ind w:left="0" w:right="0" w:firstLine="708"/>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highlight w:val="none"/>
        </w:rPr>
      </w:r>
      <w:r>
        <w:rPr>
          <w:rFonts w:ascii="Times New Roman" w:hAnsi="Times New Roman" w:eastAsia="Times New Roman" w:cs="Times New Roman"/>
          <w:color w:val="000000"/>
          <w:sz w:val="24"/>
          <w:u w:val="none"/>
        </w:rPr>
        <w:t xml:space="preserve">2.2. The role of colour and its significance in advertising discourse</w:t>
      </w:r>
      <w:r>
        <w:rPr>
          <w:rFonts w:ascii="Times New Roman" w:hAnsi="Times New Roman" w:eastAsia="Times New Roman" w:cs="Times New Roman"/>
          <w:color w:val="000000"/>
          <w:sz w:val="24"/>
          <w:szCs w:val="24"/>
          <w:u w:val="none"/>
        </w:rPr>
        <w:t xml:space="preserve">.................................1</w:t>
      </w:r>
      <w:r>
        <w:rPr>
          <w:rFonts w:ascii="Times New Roman" w:hAnsi="Times New Roman" w:eastAsia="Times New Roman" w:cs="Times New Roman"/>
          <w:color w:val="000000"/>
          <w:sz w:val="24"/>
          <w:szCs w:val="24"/>
          <w:u w:val="none"/>
        </w:rPr>
        <w:t xml:space="preserve">4</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850" w:right="0" w:hanging="142"/>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2.3. Social and motivational advertising as a separate segments of the advertising discourse</w:t>
      </w:r>
      <w:r>
        <w:rPr>
          <w:rFonts w:ascii="Times New Roman" w:hAnsi="Times New Roman" w:eastAsia="Times New Roman" w:cs="Times New Roman"/>
          <w:color w:val="000000"/>
          <w:sz w:val="24"/>
          <w:szCs w:val="24"/>
          <w:u w:val="none"/>
        </w:rPr>
        <w:t xml:space="preserve">..........................................................................................................................</w:t>
      </w:r>
      <w:r>
        <w:rPr>
          <w:rFonts w:ascii="Times New Roman" w:hAnsi="Times New Roman" w:eastAsia="Times New Roman" w:cs="Times New Roman"/>
          <w:color w:val="000000"/>
          <w:sz w:val="24"/>
          <w:szCs w:val="24"/>
          <w:u w:val="none"/>
        </w:rPr>
        <w:t xml:space="preserve">15</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708"/>
        <w:spacing w:before="0" w:after="0" w:line="480" w:lineRule="auto"/>
        <w:shd w:val="clear" w:color="ffffff" w:fill="ffffff"/>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2.4  Multimodality in advertising discourse</w:t>
      </w:r>
      <w:r>
        <w:rPr>
          <w:sz w:val="24"/>
          <w:szCs w:val="24"/>
        </w:rPr>
        <w:t xml:space="preserve">...............................................................</w:t>
      </w:r>
      <w:r>
        <w:rPr>
          <w:sz w:val="24"/>
          <w:szCs w:val="24"/>
        </w:rPr>
        <w:t xml:space="preserve">17</w:t>
      </w:r>
      <w:r>
        <w:rPr>
          <w:sz w:val="24"/>
          <w:szCs w:val="24"/>
        </w:rPr>
      </w:r>
      <w:r>
        <w:rPr>
          <w:sz w:val="24"/>
          <w:szCs w:val="24"/>
        </w:rPr>
      </w:r>
    </w:p>
    <w:p>
      <w:pPr>
        <w:ind w:left="0" w:right="0" w:firstLine="0"/>
        <w:spacing w:before="0" w:after="0" w:line="480" w:lineRule="auto"/>
        <w:shd w:val="clear" w:color="ffffff" w:fill="ffffff"/>
        <w:rPr>
          <w:rFonts w:ascii="Times New Roman" w:hAnsi="Times New Roman" w:eastAsia="Times New Roman" w:cs="Times New Roman"/>
          <w:b w:val="0"/>
          <w:bCs w:val="0"/>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 </w:t>
      </w:r>
      <w:r>
        <w:rPr>
          <w:rFonts w:ascii="Times New Roman" w:hAnsi="Times New Roman" w:eastAsia="Times New Roman" w:cs="Times New Roman"/>
          <w:b w:val="0"/>
          <w:bCs w:val="0"/>
          <w:color w:val="000000"/>
          <w:sz w:val="24"/>
          <w:u w:val="none"/>
        </w:rPr>
        <w:t xml:space="preserve">   Section 3: Female image in the advertising discourse</w:t>
      </w:r>
      <w:r>
        <w:rPr>
          <w:rFonts w:ascii="Times New Roman" w:hAnsi="Times New Roman" w:eastAsia="Times New Roman" w:cs="Times New Roman"/>
          <w:b w:val="0"/>
          <w:bCs w:val="0"/>
          <w:color w:val="000000"/>
          <w:sz w:val="24"/>
          <w:szCs w:val="24"/>
          <w:u w:val="none"/>
        </w:rPr>
        <w:t xml:space="preserve">...............................................................</w:t>
      </w:r>
      <w:r>
        <w:rPr>
          <w:rFonts w:ascii="Times New Roman" w:hAnsi="Times New Roman" w:eastAsia="Times New Roman" w:cs="Times New Roman"/>
          <w:b w:val="0"/>
          <w:bCs w:val="0"/>
          <w:color w:val="000000"/>
          <w:sz w:val="24"/>
          <w:szCs w:val="24"/>
          <w:u w:val="none"/>
        </w:rPr>
        <w:t xml:space="preserve">19</w:t>
      </w:r>
      <w:r>
        <w:rPr>
          <w:rFonts w:ascii="Times New Roman" w:hAnsi="Times New Roman" w:eastAsia="Times New Roman" w:cs="Times New Roman"/>
          <w:b w:val="0"/>
          <w:bCs w:val="0"/>
          <w:color w:val="000000"/>
          <w:sz w:val="24"/>
          <w:szCs w:val="24"/>
          <w:u w:val="none"/>
        </w:rPr>
      </w:r>
      <w:r>
        <w:rPr>
          <w:rFonts w:ascii="Times New Roman" w:hAnsi="Times New Roman" w:eastAsia="Times New Roman" w:cs="Times New Roman"/>
          <w:b w:val="0"/>
          <w:bCs w:val="0"/>
          <w:color w:val="000000"/>
          <w:sz w:val="24"/>
          <w:szCs w:val="24"/>
          <w:u w:val="none"/>
        </w:rPr>
      </w:r>
    </w:p>
    <w:p>
      <w:pPr>
        <w:ind w:left="0" w:right="0" w:firstLine="708"/>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r>
      <w:r>
        <w:rPr>
          <w:rFonts w:ascii="Times New Roman" w:hAnsi="Times New Roman" w:eastAsia="Times New Roman" w:cs="Times New Roman"/>
          <w:color w:val="000000"/>
          <w:sz w:val="24"/>
          <w:u w:val="none"/>
        </w:rPr>
        <w:t xml:space="preserve">3.1. Linguistic features of the female image representation in the advertising </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708"/>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discourse</w:t>
      </w:r>
      <w:r>
        <w:rPr>
          <w:rFonts w:ascii="Times New Roman" w:hAnsi="Times New Roman" w:eastAsia="Times New Roman" w:cs="Times New Roman"/>
          <w:color w:val="000000"/>
          <w:sz w:val="24"/>
          <w:szCs w:val="24"/>
          <w:u w:val="none"/>
        </w:rPr>
        <w:t xml:space="preserve">.......</w:t>
      </w:r>
      <w:r>
        <w:rPr>
          <w:rFonts w:ascii="Times New Roman" w:hAnsi="Times New Roman" w:eastAsia="Times New Roman" w:cs="Times New Roman"/>
          <w:color w:val="000000"/>
          <w:sz w:val="24"/>
          <w:szCs w:val="24"/>
          <w:u w:val="none"/>
        </w:rPr>
        <w:t xml:space="preserve">......................................................................................................................</w:t>
      </w:r>
      <w:r>
        <w:rPr>
          <w:rFonts w:ascii="Times New Roman" w:hAnsi="Times New Roman" w:eastAsia="Times New Roman" w:cs="Times New Roman"/>
          <w:color w:val="000000"/>
          <w:sz w:val="24"/>
          <w:szCs w:val="24"/>
          <w:u w:val="none"/>
        </w:rPr>
        <w:t xml:space="preserve">19</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708"/>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3.2. Factors affecting the representation of female images in the advertising discourse</w:t>
      </w:r>
      <w:r>
        <w:rPr>
          <w:rFonts w:ascii="Times New Roman" w:hAnsi="Times New Roman" w:eastAsia="Times New Roman" w:cs="Times New Roman"/>
          <w:color w:val="000000"/>
          <w:sz w:val="24"/>
          <w:szCs w:val="24"/>
          <w:u w:val="none"/>
        </w:rPr>
        <w:t xml:space="preserve">...</w:t>
      </w:r>
      <w:r>
        <w:rPr>
          <w:rFonts w:ascii="Times New Roman" w:hAnsi="Times New Roman" w:eastAsia="Times New Roman" w:cs="Times New Roman"/>
          <w:color w:val="000000"/>
          <w:sz w:val="24"/>
          <w:szCs w:val="24"/>
          <w:u w:val="none"/>
        </w:rPr>
        <w:t xml:space="preserve">20</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708" w:right="0" w:firstLine="0"/>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 xml:space="preserve">3.2.1 Cultural aspects</w:t>
      </w:r>
      <w:r>
        <w:rPr>
          <w:rFonts w:ascii="Times New Roman" w:hAnsi="Times New Roman" w:eastAsia="Times New Roman" w:cs="Times New Roman"/>
          <w:color w:val="000000"/>
          <w:sz w:val="24"/>
          <w:szCs w:val="24"/>
          <w:u w:val="none"/>
        </w:rPr>
        <w:t xml:space="preserve">....................................................................................................</w:t>
      </w:r>
      <w:r>
        <w:rPr>
          <w:rFonts w:ascii="Times New Roman" w:hAnsi="Times New Roman" w:eastAsia="Times New Roman" w:cs="Times New Roman"/>
          <w:color w:val="000000"/>
          <w:sz w:val="24"/>
          <w:szCs w:val="24"/>
          <w:u w:val="none"/>
        </w:rPr>
        <w:t xml:space="preserve">21</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708" w:right="0" w:firstLine="0"/>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 xml:space="preserve">3.2.2 Political system</w:t>
      </w:r>
      <w:r>
        <w:rPr>
          <w:rFonts w:ascii="Times New Roman" w:hAnsi="Times New Roman" w:eastAsia="Times New Roman" w:cs="Times New Roman"/>
          <w:color w:val="000000"/>
          <w:sz w:val="24"/>
          <w:szCs w:val="24"/>
          <w:u w:val="none"/>
        </w:rPr>
        <w:t xml:space="preserve">....................................................................................................</w:t>
      </w:r>
      <w:r>
        <w:rPr>
          <w:rFonts w:ascii="Times New Roman" w:hAnsi="Times New Roman" w:eastAsia="Times New Roman" w:cs="Times New Roman"/>
          <w:color w:val="000000"/>
          <w:sz w:val="24"/>
          <w:szCs w:val="24"/>
          <w:u w:val="none"/>
        </w:rPr>
        <w:t xml:space="preserve">22</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708" w:right="0" w:firstLine="0"/>
        <w:spacing w:before="0" w:after="0" w:line="480" w:lineRule="auto"/>
        <w:shd w:val="clear" w:color="ffffff" w:fill="ffffff"/>
        <w:rPr>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 xml:space="preserve">3.2.3 Social aspects</w:t>
      </w:r>
      <w:r>
        <w:rPr>
          <w:sz w:val="24"/>
          <w:szCs w:val="24"/>
          <w:highlight w:val="none"/>
        </w:rPr>
        <w:t xml:space="preserve">.............................................................................................</w:t>
      </w:r>
      <w:r>
        <w:rPr>
          <w:rFonts w:ascii="Times New Roman" w:hAnsi="Times New Roman" w:eastAsia="Times New Roman" w:cs="Times New Roman"/>
          <w:color w:val="000000"/>
          <w:sz w:val="24"/>
          <w:szCs w:val="24"/>
          <w:u w:val="none"/>
        </w:rPr>
        <w:t xml:space="preserve">23</w:t>
      </w:r>
      <w:r>
        <w:rPr>
          <w:sz w:val="24"/>
          <w:szCs w:val="24"/>
          <w:highlight w:val="none"/>
        </w:rPr>
      </w:r>
      <w:r>
        <w:rPr>
          <w:sz w:val="24"/>
          <w:szCs w:val="24"/>
          <w:highlight w:val="none"/>
        </w:rPr>
      </w:r>
    </w:p>
    <w:p>
      <w:pPr>
        <w:ind w:left="0" w:right="0" w:firstLine="0"/>
        <w:spacing w:before="0" w:after="0" w:line="480" w:lineRule="auto"/>
        <w:shd w:val="clear" w:color="ffffff" w:fill="ffffff"/>
        <w:rPr>
          <w:sz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val="0"/>
          <w:bCs w:val="0"/>
          <w:color w:val="000000"/>
          <w:sz w:val="24"/>
          <w:u w:val="none"/>
        </w:rPr>
        <w:t xml:space="preserve">   Key findings from Theoretical Part</w:t>
      </w:r>
      <w:r>
        <w:rPr>
          <w:sz w:val="24"/>
        </w:rPr>
        <w:t xml:space="preserve">...................................................................................</w:t>
      </w:r>
      <w:r>
        <w:rPr>
          <w:rFonts w:ascii="Times New Roman" w:hAnsi="Times New Roman" w:eastAsia="Times New Roman" w:cs="Times New Roman"/>
          <w:color w:val="000000"/>
          <w:sz w:val="24"/>
          <w:szCs w:val="24"/>
          <w:u w:val="none"/>
        </w:rPr>
        <w:t xml:space="preserve">23</w:t>
      </w:r>
      <w:r>
        <w:rPr>
          <w:sz w:val="24"/>
        </w:rPr>
      </w:r>
      <w:r>
        <w:rPr>
          <w:sz w:val="24"/>
        </w:rPr>
      </w:r>
    </w:p>
    <w:p>
      <w:pPr>
        <w:ind w:left="0" w:right="0" w:firstLine="0"/>
        <w:spacing w:before="0" w:after="0" w:line="480" w:lineRule="auto"/>
        <w:shd w:val="clear" w:color="ffffff" w:fill="ffffff"/>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Practical Part</w:t>
      </w:r>
      <w:r>
        <w:rPr>
          <w:rFonts w:ascii="Times New Roman" w:hAnsi="Times New Roman" w:eastAsia="Times New Roman" w:cs="Times New Roman"/>
          <w:b/>
          <w:bCs/>
          <w:color w:val="000000"/>
          <w:sz w:val="24"/>
          <w:szCs w:val="24"/>
          <w:highlight w:val="none"/>
          <w:u w:val="none"/>
        </w:rPr>
        <w:t xml:space="preserve">................................................................................................................................</w:t>
      </w:r>
      <w:r>
        <w:rPr>
          <w:rFonts w:ascii="Times New Roman" w:hAnsi="Times New Roman" w:eastAsia="Times New Roman" w:cs="Times New Roman"/>
          <w:b/>
          <w:bCs/>
          <w:color w:val="000000"/>
          <w:sz w:val="24"/>
          <w:szCs w:val="24"/>
          <w:highlight w:val="none"/>
          <w:u w:val="none"/>
        </w:rPr>
        <w:t xml:space="preserve">24</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right="0" w:firstLine="0"/>
        <w:spacing w:before="0" w:after="0" w:line="480" w:lineRule="auto"/>
        <w:shd w:val="clear" w:color="ffffff" w:fill="ffffff"/>
        <w:rPr>
          <w:b w:val="0"/>
          <w:bCs w:val="0"/>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 </w:t>
      </w:r>
      <w:r>
        <w:rPr>
          <w:rFonts w:ascii="Times New Roman" w:hAnsi="Times New Roman" w:eastAsia="Times New Roman" w:cs="Times New Roman"/>
          <w:b w:val="0"/>
          <w:bCs w:val="0"/>
          <w:color w:val="000000"/>
          <w:sz w:val="24"/>
          <w:u w:val="none"/>
        </w:rPr>
        <w:t xml:space="preserve">   Section 4: Methodology.............................................................................................................</w:t>
      </w:r>
      <w:r>
        <w:rPr>
          <w:rFonts w:ascii="Times New Roman" w:hAnsi="Times New Roman" w:eastAsia="Times New Roman" w:cs="Times New Roman"/>
          <w:color w:val="000000"/>
          <w:sz w:val="24"/>
          <w:szCs w:val="24"/>
          <w:u w:val="none"/>
        </w:rPr>
        <w:t xml:space="preserve">24</w:t>
      </w:r>
      <w:r>
        <w:rPr>
          <w:b w:val="0"/>
          <w:bCs w:val="0"/>
        </w:rPr>
      </w:r>
      <w:r>
        <w:rPr>
          <w:b w:val="0"/>
          <w:bCs w:val="0"/>
        </w:rPr>
      </w:r>
    </w:p>
    <w:p>
      <w:pPr>
        <w:ind w:left="0" w:right="0" w:firstLine="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4.1.Analysis of the Soviet posters of the 1930s</w:t>
      </w:r>
      <w:r>
        <w:rPr>
          <w:rFonts w:ascii="Times New Roman" w:hAnsi="Times New Roman" w:eastAsia="Times New Roman" w:cs="Times New Roman"/>
          <w:color w:val="000000"/>
          <w:sz w:val="24"/>
          <w:szCs w:val="24"/>
          <w:u w:val="none"/>
        </w:rPr>
        <w:t xml:space="preserve">.............................................................................</w:t>
      </w:r>
      <w:r>
        <w:rPr>
          <w:rFonts w:ascii="Times New Roman" w:hAnsi="Times New Roman" w:eastAsia="Times New Roman" w:cs="Times New Roman"/>
          <w:color w:val="000000"/>
          <w:sz w:val="24"/>
          <w:szCs w:val="24"/>
          <w:u w:val="none"/>
        </w:rPr>
        <w:t xml:space="preserve">28</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0"/>
        <w:spacing w:before="0" w:after="0" w:line="480" w:lineRule="auto"/>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    4.1.1.</w:t>
      </w:r>
      <w:r>
        <w:rPr>
          <w:rFonts w:ascii="Times New Roman" w:hAnsi="Times New Roman" w:eastAsia="Times New Roman" w:cs="Times New Roman"/>
          <w:color w:val="000000"/>
          <w:sz w:val="24"/>
          <w:u w:val="none"/>
        </w:rPr>
        <w:t xml:space="preserve"> Soviet agitational posters of the 1930s</w:t>
      </w:r>
      <w:r>
        <w:rPr>
          <w:sz w:val="24"/>
          <w:szCs w:val="24"/>
        </w:rPr>
        <w:t xml:space="preserve">.....................................................................</w:t>
      </w:r>
      <w:r>
        <w:rPr>
          <w:rFonts w:ascii="Times New Roman" w:hAnsi="Times New Roman" w:eastAsia="Times New Roman" w:cs="Times New Roman"/>
          <w:color w:val="000000"/>
          <w:sz w:val="24"/>
          <w:szCs w:val="24"/>
          <w:u w:val="none"/>
        </w:rPr>
        <w:t xml:space="preserve">28</w:t>
      </w:r>
      <w:r>
        <w:rPr>
          <w:sz w:val="24"/>
          <w:szCs w:val="24"/>
        </w:rPr>
      </w:r>
      <w:r>
        <w:rPr>
          <w:sz w:val="24"/>
          <w:szCs w:val="24"/>
        </w:rP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4.1.2. </w:t>
      </w:r>
      <w:r>
        <w:rPr>
          <w:rFonts w:ascii="Times New Roman" w:hAnsi="Times New Roman" w:eastAsia="Times New Roman" w:cs="Times New Roman"/>
          <w:color w:val="000000"/>
          <w:sz w:val="24"/>
          <w:u w:val="none"/>
        </w:rPr>
        <w:t xml:space="preserve">Soviet commercial posters of goods of the 1930s</w:t>
      </w:r>
      <w:r>
        <w:rPr>
          <w:rFonts w:ascii="Times New Roman" w:hAnsi="Times New Roman" w:eastAsia="Times New Roman" w:cs="Times New Roman"/>
          <w:color w:val="000000"/>
          <w:sz w:val="24"/>
          <w:u w:val="none"/>
        </w:rPr>
        <w:t xml:space="preserve">...........................................................34</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4.2 Analysis of the Spanish posters of the 1930s..........................................................................</w:t>
      </w:r>
      <w:r>
        <w:rPr>
          <w:rFonts w:ascii="Times New Roman" w:hAnsi="Times New Roman" w:eastAsia="Times New Roman" w:cs="Times New Roman"/>
          <w:color w:val="000000"/>
          <w:sz w:val="24"/>
          <w:szCs w:val="24"/>
          <w:u w:val="none"/>
        </w:rPr>
        <w:t xml:space="preserve">41</w:t>
      </w:r>
      <w:r>
        <w:rPr>
          <w:rFonts w:ascii="Times New Roman" w:hAnsi="Times New Roman" w:eastAsia="Times New Roman" w:cs="Times New Roman"/>
          <w:color w:val="000000"/>
          <w:sz w:val="24"/>
          <w:u w:val="none"/>
        </w:rPr>
      </w:r>
      <w:r/>
    </w:p>
    <w:p>
      <w:pPr>
        <w:ind w:left="0" w:right="0" w:firstLine="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4.2.1. </w:t>
      </w:r>
      <w:r>
        <w:rPr>
          <w:rFonts w:ascii="Times New Roman" w:hAnsi="Times New Roman" w:eastAsia="Times New Roman" w:cs="Times New Roman"/>
          <w:color w:val="000000"/>
          <w:sz w:val="24"/>
          <w:u w:val="none"/>
        </w:rPr>
        <w:t xml:space="preserve">Spanish agitational posters of the 1930s</w:t>
      </w:r>
      <w:r>
        <w:rPr>
          <w:rFonts w:ascii="Times New Roman" w:hAnsi="Times New Roman" w:eastAsia="Times New Roman" w:cs="Times New Roman"/>
          <w:color w:val="000000"/>
          <w:sz w:val="24"/>
          <w:szCs w:val="24"/>
          <w:u w:val="none"/>
        </w:rPr>
        <w:t xml:space="preserve">..........................................................................</w:t>
      </w:r>
      <w:r>
        <w:rPr>
          <w:rFonts w:ascii="Times New Roman" w:hAnsi="Times New Roman" w:eastAsia="Times New Roman" w:cs="Times New Roman"/>
          <w:color w:val="000000"/>
          <w:sz w:val="24"/>
          <w:szCs w:val="24"/>
          <w:u w:val="none"/>
        </w:rPr>
        <w:t xml:space="preserve">41</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0"/>
        <w:spacing w:before="0" w:after="0" w:line="480" w:lineRule="auto"/>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 xml:space="preserve">4.2.2</w:t>
      </w:r>
      <w:r>
        <w:rPr>
          <w:sz w:val="24"/>
        </w:rPr>
        <w:t xml:space="preserve">. </w:t>
      </w:r>
      <w:r>
        <w:rPr>
          <w:rFonts w:ascii="Times New Roman" w:hAnsi="Times New Roman" w:eastAsia="Times New Roman" w:cs="Times New Roman"/>
          <w:color w:val="000000"/>
          <w:sz w:val="24"/>
          <w:u w:val="none"/>
        </w:rPr>
        <w:t xml:space="preserve">Spanish commercial posters of goods of the 1930s</w:t>
      </w:r>
      <w:r>
        <w:rPr>
          <w:sz w:val="24"/>
          <w:szCs w:val="24"/>
        </w:rPr>
        <w:t xml:space="preserve">...................................................</w:t>
      </w:r>
      <w:r>
        <w:rPr>
          <w:rFonts w:ascii="Times New Roman" w:hAnsi="Times New Roman" w:eastAsia="Times New Roman" w:cs="Times New Roman"/>
          <w:color w:val="000000"/>
          <w:sz w:val="24"/>
          <w:szCs w:val="24"/>
          <w:u w:val="none"/>
        </w:rPr>
        <w:t xml:space="preserve">48</w:t>
      </w:r>
      <w:r>
        <w:rPr>
          <w:sz w:val="24"/>
          <w:szCs w:val="24"/>
        </w:rPr>
      </w:r>
      <w:r>
        <w:rPr>
          <w:sz w:val="24"/>
          <w:szCs w:val="24"/>
        </w:rPr>
      </w:r>
    </w:p>
    <w:p>
      <w:pPr>
        <w:ind w:left="0" w:right="0" w:firstLine="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4.3.Analysis of the Russian ads of the 2020s</w:t>
      </w:r>
      <w:r>
        <w:rPr>
          <w:rFonts w:ascii="Times New Roman" w:hAnsi="Times New Roman" w:eastAsia="Times New Roman" w:cs="Times New Roman"/>
          <w:color w:val="000000"/>
          <w:sz w:val="24"/>
          <w:szCs w:val="24"/>
          <w:u w:val="none"/>
        </w:rPr>
        <w:t xml:space="preserve">................................................................................</w:t>
      </w:r>
      <w:r>
        <w:rPr>
          <w:rFonts w:ascii="Times New Roman" w:hAnsi="Times New Roman" w:eastAsia="Times New Roman" w:cs="Times New Roman"/>
          <w:color w:val="000000"/>
          <w:sz w:val="24"/>
          <w:szCs w:val="24"/>
          <w:u w:val="none"/>
        </w:rPr>
        <w:t xml:space="preserve">55</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0"/>
        <w:spacing w:before="0" w:after="0" w:line="480" w:lineRule="auto"/>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 xml:space="preserve">4.3.1. </w:t>
      </w:r>
      <w:r>
        <w:rPr>
          <w:rFonts w:ascii="Times New Roman" w:hAnsi="Times New Roman" w:eastAsia="Times New Roman" w:cs="Times New Roman"/>
          <w:color w:val="000000"/>
          <w:sz w:val="24"/>
          <w:u w:val="none"/>
        </w:rPr>
        <w:t xml:space="preserve">Russian social and motivational ads of the 2020s</w:t>
      </w:r>
      <w:r>
        <w:rPr>
          <w:sz w:val="24"/>
          <w:szCs w:val="24"/>
        </w:rPr>
        <w:t xml:space="preserve">.....................................................</w:t>
      </w:r>
      <w:r>
        <w:rPr>
          <w:rFonts w:ascii="Times New Roman" w:hAnsi="Times New Roman" w:eastAsia="Times New Roman" w:cs="Times New Roman"/>
          <w:color w:val="000000"/>
          <w:sz w:val="24"/>
          <w:szCs w:val="24"/>
          <w:u w:val="none"/>
        </w:rPr>
        <w:t xml:space="preserve">55</w:t>
      </w:r>
      <w:r>
        <w:rPr>
          <w:sz w:val="24"/>
          <w:szCs w:val="24"/>
        </w:rPr>
      </w:r>
      <w:r>
        <w:rPr>
          <w:sz w:val="24"/>
          <w:szCs w:val="24"/>
        </w:rP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4.3.2. </w:t>
      </w:r>
      <w:r>
        <w:rPr>
          <w:rFonts w:ascii="Times New Roman" w:hAnsi="Times New Roman" w:eastAsia="Times New Roman" w:cs="Times New Roman"/>
          <w:color w:val="000000"/>
          <w:sz w:val="24"/>
          <w:u w:val="none"/>
        </w:rPr>
        <w:t xml:space="preserve">Russian commercial ads of goods of the 2020s</w:t>
      </w:r>
      <w:r>
        <w:rPr>
          <w:rFonts w:ascii="Times New Roman" w:hAnsi="Times New Roman" w:eastAsia="Times New Roman" w:cs="Times New Roman"/>
          <w:color w:val="000000"/>
          <w:sz w:val="24"/>
          <w:u w:val="none"/>
        </w:rPr>
        <w:t xml:space="preserve">...............................................................</w:t>
      </w:r>
      <w:r>
        <w:rPr>
          <w:rFonts w:ascii="Times New Roman" w:hAnsi="Times New Roman" w:eastAsia="Times New Roman" w:cs="Times New Roman"/>
          <w:color w:val="000000"/>
          <w:sz w:val="24"/>
          <w:szCs w:val="24"/>
          <w:u w:val="none"/>
        </w:rPr>
        <w:t xml:space="preserve">62</w:t>
      </w:r>
      <w:r>
        <w:rPr>
          <w:rFonts w:ascii="Times New Roman" w:hAnsi="Times New Roman" w:eastAsia="Times New Roman" w:cs="Times New Roman"/>
          <w:color w:val="000000"/>
          <w:sz w:val="24"/>
          <w:u w:val="none"/>
        </w:rPr>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4.4. Analysis of the Spanish ads of the 2020s...............................................................................</w:t>
      </w:r>
      <w:r>
        <w:rPr>
          <w:rFonts w:ascii="Times New Roman" w:hAnsi="Times New Roman" w:eastAsia="Times New Roman" w:cs="Times New Roman"/>
          <w:color w:val="000000"/>
          <w:sz w:val="24"/>
          <w:szCs w:val="24"/>
          <w:u w:val="none"/>
        </w:rPr>
        <w:t xml:space="preserve">70</w:t>
      </w:r>
      <w:r>
        <w:rPr>
          <w:rFonts w:ascii="Times New Roman" w:hAnsi="Times New Roman" w:eastAsia="Times New Roman" w:cs="Times New Roman"/>
          <w:color w:val="000000"/>
          <w:sz w:val="24"/>
          <w:u w:val="none"/>
        </w:rPr>
      </w:r>
      <w:r/>
    </w:p>
    <w:p>
      <w:pPr>
        <w:ind w:left="0" w:right="0" w:firstLine="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4.4.1. </w:t>
      </w:r>
      <w:r>
        <w:rPr>
          <w:rFonts w:ascii="Times New Roman" w:hAnsi="Times New Roman" w:eastAsia="Times New Roman" w:cs="Times New Roman"/>
          <w:color w:val="000000"/>
          <w:sz w:val="24"/>
          <w:u w:val="none"/>
        </w:rPr>
        <w:t xml:space="preserve">Spanish social and motivational ads of the 2020s</w:t>
      </w:r>
      <w:r>
        <w:rPr>
          <w:rFonts w:ascii="Times New Roman" w:hAnsi="Times New Roman" w:eastAsia="Times New Roman" w:cs="Times New Roman"/>
          <w:color w:val="000000"/>
          <w:sz w:val="24"/>
          <w:szCs w:val="24"/>
          <w:u w:val="none"/>
        </w:rPr>
        <w:t xml:space="preserve">...........................................................</w:t>
      </w:r>
      <w:r>
        <w:rPr>
          <w:rFonts w:ascii="Times New Roman" w:hAnsi="Times New Roman" w:eastAsia="Times New Roman" w:cs="Times New Roman"/>
          <w:color w:val="000000"/>
          <w:sz w:val="24"/>
          <w:szCs w:val="24"/>
          <w:u w:val="none"/>
        </w:rPr>
        <w:t xml:space="preserve">70</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0"/>
        <w:spacing w:before="0" w:after="0" w:line="480" w:lineRule="auto"/>
        <w:rPr>
          <w:rFonts w:ascii="Times New Roman" w:hAnsi="Times New Roman" w:eastAsia="Times New Roman" w:cs="Times New Roman"/>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 xml:space="preserve">4.4.2</w:t>
      </w:r>
      <w:r>
        <w:rPr>
          <w:sz w:val="24"/>
        </w:rPr>
        <w:t xml:space="preserve">. </w:t>
      </w:r>
      <w:r>
        <w:rPr>
          <w:rFonts w:ascii="Times New Roman" w:hAnsi="Times New Roman" w:eastAsia="Times New Roman" w:cs="Times New Roman"/>
          <w:color w:val="000000"/>
          <w:sz w:val="24"/>
          <w:u w:val="none"/>
        </w:rPr>
        <w:t xml:space="preserve">Spanish commercial ads of goods of the 2020s</w:t>
      </w:r>
      <w:r>
        <w:rPr>
          <w:rFonts w:ascii="Times New Roman" w:hAnsi="Times New Roman" w:eastAsia="Times New Roman" w:cs="Times New Roman"/>
          <w:color w:val="000000"/>
          <w:sz w:val="24"/>
          <w:szCs w:val="24"/>
          <w:highlight w:val="none"/>
          <w:u w:val="none"/>
        </w:rPr>
        <w:t xml:space="preserve">...............................................................</w:t>
      </w:r>
      <w:r>
        <w:rPr>
          <w:rFonts w:ascii="Times New Roman" w:hAnsi="Times New Roman" w:eastAsia="Times New Roman" w:cs="Times New Roman"/>
          <w:color w:val="000000"/>
          <w:sz w:val="24"/>
          <w:szCs w:val="24"/>
          <w:u w:val="none"/>
        </w:rPr>
        <w:t xml:space="preserve">76</w:t>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pPr>
        <w:ind w:left="0" w:right="0" w:firstLine="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none"/>
          <w:u w:val="none"/>
        </w:rPr>
        <w:t xml:space="preserve">   Key findings from Practical Part</w:t>
      </w:r>
      <w:r>
        <w:rPr>
          <w:rFonts w:ascii="Times New Roman" w:hAnsi="Times New Roman" w:eastAsia="Times New Roman" w:cs="Times New Roman"/>
          <w:color w:val="000000"/>
          <w:sz w:val="24"/>
          <w:szCs w:val="24"/>
          <w:u w:val="none"/>
        </w:rPr>
        <w:t xml:space="preserve">................................................................................................</w:t>
      </w:r>
      <w:r>
        <w:rPr>
          <w:rFonts w:ascii="Times New Roman" w:hAnsi="Times New Roman" w:eastAsia="Times New Roman" w:cs="Times New Roman"/>
          <w:color w:val="000000"/>
          <w:sz w:val="24"/>
          <w:szCs w:val="24"/>
          <w:u w:val="none"/>
        </w:rPr>
        <w:t xml:space="preserve">85</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0"/>
        <w:spacing w:before="0" w:after="0" w:line="480" w:lineRule="auto"/>
        <w:rPr>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4.5 Comparative analysis</w:t>
      </w:r>
      <w:r>
        <w:rPr>
          <w:sz w:val="24"/>
          <w:szCs w:val="24"/>
        </w:rPr>
        <w:t xml:space="preserve">....................................................................................................</w:t>
      </w:r>
      <w:r>
        <w:rPr>
          <w:rFonts w:ascii="Times New Roman" w:hAnsi="Times New Roman" w:eastAsia="Times New Roman" w:cs="Times New Roman"/>
          <w:color w:val="000000"/>
          <w:sz w:val="24"/>
          <w:szCs w:val="24"/>
          <w:u w:val="none"/>
        </w:rPr>
        <w:t xml:space="preserve">92</w:t>
      </w:r>
      <w:r>
        <w:rPr>
          <w:sz w:val="24"/>
          <w:szCs w:val="24"/>
        </w:rPr>
      </w:r>
      <w:r>
        <w:rPr>
          <w:sz w:val="24"/>
          <w:szCs w:val="24"/>
        </w:rP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Conclusion....................................................................................................................................94</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References.....................................................................................................................................97</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Figure A (figures A1-A6)...........................................................................................................104</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Figure B (figures B1-B4)...........................................................................................................105</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Figure C (figures C1-C5)...........................................................................................................106</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Figure D (figures D1-D5)...........................................................................................................107</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Figure E (figures E1-E4)...........................................................................................................108</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Figure F (figures F1-F6)............................................................................................................109</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Figure G (figures G1-G4)..........................................................................................................110</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Figure H (figures H1-H6)..........................................................................................................111</w:t>
      </w:r>
      <w:r/>
    </w:p>
    <w:p>
      <w:pPr>
        <w:ind w:left="0" w:right="0" w:firstLine="0"/>
        <w:spacing w:before="0" w:after="0" w:line="136" w:lineRule="atLeast"/>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p>
      <w:pPr>
        <w:ind w:left="0" w:right="0" w:firstLine="0"/>
        <w:spacing w:before="0" w:after="0" w:line="136" w:lineRule="atLeast"/>
        <w:shd w:val="clear" w:color="ffffff" w:fill="ffffff"/>
        <w:tabs>
          <w:tab w:val="center" w:pos="4677" w:leader="none"/>
        </w:tabs>
        <w:rPr>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tab/>
      </w:r>
      <w:r>
        <w:rPr>
          <w:sz w:val="24"/>
        </w:rPr>
      </w:r>
      <w:r>
        <w:rPr>
          <w:highlight w:val="none"/>
        </w:rPr>
      </w:r>
    </w:p>
    <w:p>
      <w:pPr>
        <w:ind w:left="0" w:right="0" w:firstLine="0"/>
        <w:spacing w:before="0" w:after="0" w:line="136" w:lineRule="atLeast"/>
        <w:shd w:val="clear" w:color="ffffff" w:fill="ffffff"/>
        <w:tabs>
          <w:tab w:val="center" w:pos="4677" w:leader="none"/>
        </w:tabs>
        <w:pBdr>
          <w:top w:val="none" w:color="000000" w:sz="4" w:space="0"/>
          <w:left w:val="none" w:color="000000" w:sz="4" w:space="0"/>
          <w:bottom w:val="none" w:color="000000" w:sz="4" w:space="0"/>
          <w:right w:val="none" w:color="000000" w:sz="4" w:space="0"/>
        </w:pBdr>
      </w:pPr>
      <w:r/>
      <w:r/>
    </w:p>
    <w:p>
      <w:pPr>
        <w:ind w:left="0" w:right="0" w:firstLine="0"/>
        <w:spacing w:before="0" w:after="0" w:line="136" w:lineRule="atLeast"/>
        <w:shd w:val="clear" w:color="ffffff" w:fill="ffffff"/>
        <w:tabs>
          <w:tab w:val="center" w:pos="4677" w:leader="none"/>
        </w:tabs>
        <w:pBdr>
          <w:top w:val="none" w:color="000000" w:sz="4" w:space="0"/>
          <w:left w:val="none" w:color="000000" w:sz="4" w:space="0"/>
          <w:bottom w:val="none" w:color="000000" w:sz="4" w:space="0"/>
          <w:right w:val="none" w:color="000000" w:sz="4" w:space="0"/>
        </w:pBdr>
      </w:pPr>
      <w:r/>
      <w:r/>
    </w:p>
    <w:p>
      <w:pPr>
        <w:ind w:left="0" w:right="0" w:firstLine="0"/>
        <w:jc w:val="center"/>
        <w:spacing w:before="0" w:after="0" w:line="136" w:lineRule="atLeast"/>
        <w:shd w:val="clear" w:color="ffffff" w:fill="ffffff"/>
        <w:tabs>
          <w:tab w:val="center" w:pos="4677" w:leader="none"/>
        </w:tabs>
        <w:pBdr>
          <w:top w:val="none" w:color="000000" w:sz="4" w:space="0"/>
          <w:left w:val="none" w:color="000000" w:sz="4" w:space="0"/>
          <w:bottom w:val="none" w:color="000000" w:sz="4" w:space="0"/>
          <w:right w:val="none" w:color="000000" w:sz="4" w:space="0"/>
        </w:pBdr>
      </w:pPr>
      <w:r/>
      <w:r/>
    </w:p>
    <w:p>
      <w:pPr>
        <w:ind w:left="0" w:right="0" w:firstLine="0"/>
        <w:spacing w:before="0" w:after="0" w:line="136" w:lineRule="atLeast"/>
        <w:shd w:val="clear" w:color="ffffff" w:fill="ffffff"/>
        <w:tabs>
          <w:tab w:val="center" w:pos="4677" w:leader="none"/>
        </w:tabs>
        <w:pBdr>
          <w:top w:val="none" w:color="000000" w:sz="4" w:space="0"/>
          <w:left w:val="none" w:color="000000" w:sz="4" w:space="0"/>
          <w:bottom w:val="none" w:color="000000" w:sz="4" w:space="0"/>
          <w:right w:val="none" w:color="000000" w:sz="4" w:space="0"/>
        </w:pBdr>
      </w:pPr>
      <w:r/>
      <w:r/>
    </w:p>
    <w:p>
      <w:pPr>
        <w:ind w:left="0" w:right="0" w:firstLine="0"/>
        <w:jc w:val="center"/>
        <w:spacing w:before="0" w:after="0" w:line="136" w:lineRule="atLeast"/>
        <w:shd w:val="clear" w:color="ffffff" w:fill="ffffff"/>
        <w:tabs>
          <w:tab w:val="center" w:pos="4677" w:leader="none"/>
        </w:tabs>
        <w:rPr>
          <w:highlight w:val="none"/>
        </w:rPr>
        <w:pBdr>
          <w:top w:val="none" w:color="000000" w:sz="4" w:space="0"/>
          <w:left w:val="none" w:color="000000" w:sz="4" w:space="0"/>
          <w:bottom w:val="none" w:color="000000" w:sz="4" w:space="0"/>
          <w:right w:val="none" w:color="000000" w:sz="4" w:space="0"/>
        </w:pBdr>
        <w:sectPr>
          <w:headerReference w:type="default" r:id="rId9"/>
          <w:footerReference w:type="default" r:id="rId11"/>
          <w:footnotePr/>
          <w:endnotePr/>
          <w:type w:val="nextPage"/>
          <w:pgSz w:w="11906" w:h="16838" w:orient="portrait"/>
          <w:pgMar w:top="1134" w:right="850" w:bottom="1134" w:left="1701" w:header="709" w:footer="709" w:gutter="0"/>
          <w:cols w:num="1" w:sep="0" w:space="708" w:equalWidth="1"/>
          <w:docGrid w:linePitch="360"/>
        </w:sectPr>
      </w:pPr>
      <w:r>
        <w:rPr>
          <w:highlight w:val="none"/>
        </w:rPr>
      </w:r>
      <w:r>
        <w:rPr>
          <w:highlight w:val="none"/>
        </w:rPr>
      </w:r>
    </w:p>
    <w:p>
      <w:pPr>
        <w:ind w:left="0" w:right="0" w:firstLine="0"/>
        <w:jc w:val="center"/>
        <w:spacing w:before="0" w:after="0" w:line="136" w:lineRule="atLeast"/>
        <w:shd w:val="clear" w:color="ffffff" w:fill="ffffff"/>
        <w:tabs>
          <w:tab w:val="center" w:pos="4677" w:leader="none"/>
        </w:tabs>
        <w:pBdr>
          <w:top w:val="none" w:color="000000" w:sz="4" w:space="0"/>
          <w:left w:val="none" w:color="000000" w:sz="4" w:space="0"/>
          <w:bottom w:val="none" w:color="000000" w:sz="4" w:space="0"/>
          <w:right w:val="none" w:color="000000" w:sz="4" w:space="0"/>
        </w:pBdr>
      </w:pPr>
      <w:r>
        <w:rPr>
          <w:highlight w:val="none"/>
        </w:rPr>
      </w:r>
      <w:r>
        <w:rPr>
          <w:highlight w:val="none"/>
        </w:rPr>
      </w:r>
      <w:r/>
    </w:p>
    <w:p>
      <w:pPr>
        <w:ind w:left="0" w:right="0" w:firstLine="0"/>
        <w:jc w:val="left"/>
        <w:spacing w:before="0" w:after="0" w:line="480" w:lineRule="auto"/>
        <w:shd w:val="clear" w:color="ffffff" w:fill="ffffff"/>
        <w:tabs>
          <w:tab w:val="left" w:pos="2861" w:leader="none"/>
        </w:tabs>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r>
      <w:r>
        <w:rPr>
          <w:rFonts w:ascii="Times New Roman" w:hAnsi="Times New Roman" w:eastAsia="Times New Roman" w:cs="Times New Roman"/>
          <w:b/>
          <w:color w:val="000000"/>
          <w:sz w:val="24"/>
          <w:u w:val="none"/>
        </w:rPr>
        <w:t xml:space="preserve">Introduction</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tab/>
      </w:r>
      <w:r>
        <w:rPr>
          <w:rFonts w:ascii="Times New Roman" w:hAnsi="Times New Roman" w:eastAsia="Times New Roman" w:cs="Times New Roman"/>
          <w:b/>
          <w:bCs/>
          <w:color w:val="000000"/>
          <w:sz w:val="24"/>
          <w:szCs w:val="24"/>
          <w:highlight w:val="none"/>
          <w:u w:val="none"/>
        </w:rPr>
      </w:r>
    </w:p>
    <w:p>
      <w:pPr>
        <w:ind w:left="0" w:right="0" w:firstLine="70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Advertising is usually considered a marketing strategy for promoting products and services. However, it also plays a crucial and more inclusive role in reflecting social ideals, norms, and values through imagery and language (</w:t>
      </w:r>
      <w:r>
        <w:rPr>
          <w:rFonts w:ascii="Times New Roman" w:hAnsi="Times New Roman" w:eastAsia="Times New Roman" w:cs="Times New Roman"/>
          <w:color w:val="000000"/>
          <w:sz w:val="24"/>
          <w:highlight w:val="white"/>
          <w:u w:val="none"/>
        </w:rPr>
        <w:t xml:space="preserve">McDonald et al., 2020).</w:t>
      </w:r>
      <w:r>
        <w:rPr>
          <w:rFonts w:ascii="Times New Roman" w:hAnsi="Times New Roman" w:eastAsia="Times New Roman" w:cs="Times New Roman"/>
          <w:color w:val="000000"/>
          <w:sz w:val="24"/>
          <w:u w:val="none"/>
        </w:rPr>
        <w:t xml:space="preserve"> The gender phenomenon, especially the portrayal of female figures, is a key aspect of this reflection in advertisements. Previous research has investigated female portrayals in various media, such as magazines (Bolotova, 2018; Lirola, 2012; Savostkina, 20</w:t>
      </w:r>
      <w:r>
        <w:rPr>
          <w:rFonts w:ascii="Times New Roman" w:hAnsi="Times New Roman" w:eastAsia="Times New Roman" w:cs="Times New Roman"/>
          <w:color w:val="000000"/>
          <w:sz w:val="24"/>
          <w:u w:val="none"/>
        </w:rPr>
        <w:t xml:space="preserve">18), and the language used in female ads (Marco, 1997; Miroshnichenko, 2013). Nevertheless, insignificant attention paid to evolution of the female ideals representation within specific cultures and time periods. This research </w:t>
      </w:r>
      <w:r>
        <w:rPr>
          <w:rFonts w:ascii="Times New Roman" w:hAnsi="Times New Roman" w:eastAsia="Times New Roman" w:cs="Times New Roman"/>
          <w:b/>
          <w:color w:val="000000"/>
          <w:sz w:val="24"/>
          <w:u w:val="none"/>
        </w:rPr>
        <w:t xml:space="preserve">aims to</w:t>
      </w:r>
      <w:r>
        <w:rPr>
          <w:rFonts w:ascii="Times New Roman" w:hAnsi="Times New Roman" w:eastAsia="Times New Roman" w:cs="Times New Roman"/>
          <w:color w:val="000000"/>
          <w:sz w:val="24"/>
          <w:u w:val="none"/>
        </w:rPr>
        <w:t xml:space="preserve"> address this gap by comparatively exploring the ideals constructed through female images in Soviet-era and Spanish advertising from the 1930s, as well as current advertisements (2020s) in Russia and Spain, focusing on agitational posters, social advertisi</w:t>
      </w:r>
      <w:r>
        <w:rPr>
          <w:rFonts w:ascii="Times New Roman" w:hAnsi="Times New Roman" w:eastAsia="Times New Roman" w:cs="Times New Roman"/>
          <w:color w:val="000000"/>
          <w:sz w:val="24"/>
          <w:u w:val="none"/>
        </w:rPr>
        <w:t xml:space="preserve">ng and commercial advertisement of goods. By focusing on visual and stylistic devices, this paper reveals how advertising reflects social and cultural perspectives on women's identity across two different historical periods and cultures. </w:t>
      </w:r>
      <w:r/>
    </w:p>
    <w:p>
      <w:pPr>
        <w:ind w:left="0" w:right="0" w:firstLine="70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This study aims to provide answers to the following </w:t>
      </w:r>
      <w:r>
        <w:rPr>
          <w:rFonts w:ascii="Times New Roman" w:hAnsi="Times New Roman" w:eastAsia="Times New Roman" w:cs="Times New Roman"/>
          <w:b/>
          <w:color w:val="000000"/>
          <w:sz w:val="24"/>
          <w:u w:val="none"/>
        </w:rPr>
        <w:t xml:space="preserve">research questions</w:t>
      </w:r>
      <w:r>
        <w:rPr>
          <w:rFonts w:ascii="Times New Roman" w:hAnsi="Times New Roman" w:eastAsia="Times New Roman" w:cs="Times New Roman"/>
          <w:color w:val="000000"/>
          <w:sz w:val="24"/>
          <w:u w:val="none"/>
        </w:rPr>
        <w:t xml:space="preserve">:</w:t>
      </w:r>
      <w:r/>
    </w:p>
    <w:p>
      <w:pPr>
        <w:pStyle w:val="880"/>
        <w:numPr>
          <w:ilvl w:val="0"/>
          <w:numId w:val="1"/>
        </w:numPr>
        <w:ind w:right="0"/>
        <w:jc w:val="left"/>
        <w:spacing w:before="24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How</w:t>
      </w:r>
      <w:r>
        <w:rPr>
          <w:rFonts w:ascii="Times New Roman" w:hAnsi="Times New Roman" w:eastAsia="Times New Roman" w:cs="Times New Roman"/>
          <w:color w:val="000000"/>
          <w:sz w:val="24"/>
          <w:u w:val="none"/>
        </w:rPr>
        <w:t xml:space="preserve">  do linguistic and visual representation of women in the Soviet and Spanish advertising posters of the 1930s contrast with those in contemporary Russian and Spanish advertisements of the 2020s </w:t>
      </w:r>
      <w:r>
        <w:rPr>
          <w:rFonts w:ascii="Times New Roman" w:hAnsi="Times New Roman" w:eastAsia="Times New Roman" w:cs="Times New Roman"/>
          <w:color w:val="000000"/>
          <w:sz w:val="24"/>
          <w:u w:val="none"/>
        </w:rPr>
        <w:t xml:space="preserve">?</w:t>
      </w:r>
      <w:r/>
    </w:p>
    <w:p>
      <w:pPr>
        <w:pStyle w:val="880"/>
        <w:numPr>
          <w:ilvl w:val="0"/>
          <w:numId w:val="1"/>
        </w:numPr>
        <w:ind w:right="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What specific visual and stylistic strategies are employed to construct feminine ideals in each context?</w:t>
      </w:r>
      <w:r/>
    </w:p>
    <w:p>
      <w:pPr>
        <w:pStyle w:val="880"/>
        <w:numPr>
          <w:ilvl w:val="0"/>
          <w:numId w:val="1"/>
        </w:numPr>
        <w:ind w:right="0"/>
        <w:jc w:val="left"/>
        <w:spacing w:before="0" w:after="24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How do the socio-political and cultural contexts of these two periods affect these portrayals?</w:t>
      </w:r>
      <w:r/>
    </w:p>
    <w:p>
      <w:pPr>
        <w:ind w:left="0" w:right="0" w:firstLine="72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To answer the research question, the following </w:t>
      </w:r>
      <w:r>
        <w:rPr>
          <w:rFonts w:ascii="Times New Roman" w:hAnsi="Times New Roman" w:eastAsia="Times New Roman" w:cs="Times New Roman"/>
          <w:b/>
          <w:color w:val="000000"/>
          <w:sz w:val="24"/>
          <w:u w:val="none"/>
        </w:rPr>
        <w:t xml:space="preserve">objectives </w:t>
      </w:r>
      <w:r>
        <w:rPr>
          <w:rFonts w:ascii="Times New Roman" w:hAnsi="Times New Roman" w:eastAsia="Times New Roman" w:cs="Times New Roman"/>
          <w:color w:val="000000"/>
          <w:sz w:val="24"/>
          <w:u w:val="none"/>
        </w:rPr>
        <w:t xml:space="preserve">are established:</w:t>
      </w:r>
      <w:r/>
    </w:p>
    <w:p>
      <w:pPr>
        <w:pStyle w:val="880"/>
        <w:numPr>
          <w:ilvl w:val="0"/>
          <w:numId w:val="2"/>
        </w:numPr>
        <w:ind w:right="0"/>
        <w:jc w:val="left"/>
        <w:spacing w:before="24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Define such concepts as advertising discourse, multimodal approach, stylistic analysis, female representation, and influencing factors.</w:t>
      </w:r>
      <w:r/>
    </w:p>
    <w:p>
      <w:pPr>
        <w:pStyle w:val="880"/>
        <w:numPr>
          <w:ilvl w:val="0"/>
          <w:numId w:val="2"/>
        </w:numPr>
        <w:ind w:right="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Analyze linguistic and visual strategies and their interaction in the advertising discourses of agitational posters, social and motivational ads, and commercial advertising of goods.</w:t>
      </w:r>
      <w:r/>
    </w:p>
    <w:p>
      <w:pPr>
        <w:pStyle w:val="880"/>
        <w:numPr>
          <w:ilvl w:val="0"/>
          <w:numId w:val="2"/>
        </w:numPr>
        <w:ind w:right="0"/>
        <w:jc w:val="left"/>
        <w:spacing w:before="0" w:after="24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Conduct a comparative analysis of </w:t>
      </w:r>
      <w:r>
        <w:rPr>
          <w:rFonts w:ascii="Times New Roman" w:hAnsi="Times New Roman" w:eastAsia="Times New Roman" w:cs="Times New Roman"/>
          <w:color w:val="000000"/>
          <w:sz w:val="24"/>
          <w:u w:val="none"/>
        </w:rPr>
        <w:t xml:space="preserve">findings </w:t>
      </w:r>
      <w:r>
        <w:rPr>
          <w:rFonts w:ascii="Times New Roman" w:hAnsi="Times New Roman" w:eastAsia="Times New Roman" w:cs="Times New Roman"/>
          <w:color w:val="000000"/>
          <w:sz w:val="24"/>
          <w:u w:val="none"/>
        </w:rPr>
        <w:t xml:space="preserve">to assess the female representation evolution and the influence of social, political and cultural factors on the </w:t>
      </w:r>
      <w:r>
        <w:rPr>
          <w:rFonts w:ascii="Times New Roman" w:hAnsi="Times New Roman" w:eastAsia="Times New Roman" w:cs="Times New Roman"/>
          <w:color w:val="000000"/>
          <w:sz w:val="24"/>
          <w:u w:val="none"/>
        </w:rPr>
        <w:t xml:space="preserve">advertisements.</w:t>
      </w:r>
      <w:r/>
      <w:r/>
    </w:p>
    <w:p>
      <w:pPr>
        <w:ind w:left="0" w:right="0" w:firstLine="70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This research </w:t>
      </w:r>
      <w:r>
        <w:rPr>
          <w:rFonts w:ascii="Times New Roman" w:hAnsi="Times New Roman" w:eastAsia="Times New Roman" w:cs="Times New Roman"/>
          <w:color w:val="000000"/>
          <w:sz w:val="24"/>
          <w:u w:val="none"/>
        </w:rPr>
        <w:t xml:space="preserve">makes an attempt</w:t>
      </w:r>
      <w:r>
        <w:rPr>
          <w:rFonts w:ascii="Times New Roman" w:hAnsi="Times New Roman" w:eastAsia="Times New Roman" w:cs="Times New Roman"/>
          <w:color w:val="000000"/>
          <w:sz w:val="24"/>
          <w:u w:val="none"/>
        </w:rPr>
        <w:t xml:space="preserve"> to understand how advertising reflects political, social, and cultural definitions of feminine ideals through verbal and non-verbal communication, creating a foundation for further research in the field of media, linguistic a</w:t>
      </w:r>
      <w:r>
        <w:rPr>
          <w:rFonts w:ascii="Times New Roman" w:hAnsi="Times New Roman" w:eastAsia="Times New Roman" w:cs="Times New Roman"/>
          <w:color w:val="000000"/>
          <w:sz w:val="24"/>
          <w:u w:val="none"/>
        </w:rPr>
        <w:t xml:space="preserve">nd cultural studies to create a more inclusive and authentic imagery of women.</w:t>
      </w:r>
      <w:r/>
    </w:p>
    <w:p>
      <w:pPr>
        <w:ind w:left="0" w:right="0" w:firstLine="70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This study employs a variety of analytical </w:t>
      </w:r>
      <w:r>
        <w:rPr>
          <w:rFonts w:ascii="Times New Roman" w:hAnsi="Times New Roman" w:eastAsia="Times New Roman" w:cs="Times New Roman"/>
          <w:b/>
          <w:color w:val="000000"/>
          <w:sz w:val="24"/>
          <w:u w:val="none"/>
        </w:rPr>
        <w:t xml:space="preserve">methods</w:t>
      </w:r>
      <w:r>
        <w:rPr>
          <w:rFonts w:ascii="Times New Roman" w:hAnsi="Times New Roman" w:eastAsia="Times New Roman" w:cs="Times New Roman"/>
          <w:color w:val="000000"/>
          <w:sz w:val="24"/>
          <w:u w:val="none"/>
        </w:rPr>
        <w:t xml:space="preserve">. Firstly, targeted data collection is used to gather relevant material and make conclusions based on observed information. Secondly, the collected advertisements are </w:t>
      </w:r>
      <w:r/>
      <w:r>
        <w:rPr>
          <w:rFonts w:ascii="Times New Roman" w:hAnsi="Times New Roman" w:eastAsia="Times New Roman" w:cs="Times New Roman"/>
          <w:color w:val="000000"/>
          <w:sz w:val="24"/>
          <w:u w:val="none"/>
        </w:rPr>
        <w:t xml:space="preserve">analyzed using Kress and van Leeuwen's (2006) framework for multimodal analysis that </w:t>
      </w:r>
      <w:r>
        <w:rPr>
          <w:rFonts w:ascii="Times New Roman" w:hAnsi="Times New Roman" w:eastAsia="Times New Roman" w:cs="Times New Roman"/>
          <w:color w:val="000000"/>
          <w:sz w:val="24"/>
          <w:u w:val="none"/>
        </w:rPr>
        <w:t xml:space="preserve">aims to provide a detailed understanding of how meaning is constructed through the interplay of visual and textual elements in each advertisement. Thirdly, to further explore the expressive function of the advertisements, a stylistic analysis is</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 xml:space="preserve">condu</w:t>
      </w:r>
      <w:r>
        <w:rPr>
          <w:rFonts w:ascii="Times New Roman" w:hAnsi="Times New Roman" w:eastAsia="Times New Roman" w:cs="Times New Roman"/>
          <w:color w:val="000000"/>
          <w:sz w:val="24"/>
          <w:u w:val="none"/>
        </w:rPr>
        <w:t xml:space="preserve">cted based on Shakhovskiy's (2013) approach. This analysis </w:t>
      </w:r>
      <w:r>
        <w:rPr>
          <w:rFonts w:ascii="Times New Roman" w:hAnsi="Times New Roman" w:eastAsia="Times New Roman" w:cs="Times New Roman"/>
          <w:color w:val="000000"/>
          <w:sz w:val="24"/>
          <w:u w:val="none"/>
        </w:rPr>
        <w:t xml:space="preserve"> focus</w:t>
      </w:r>
      <w:r>
        <w:rPr>
          <w:rFonts w:ascii="Times New Roman" w:hAnsi="Times New Roman" w:eastAsia="Times New Roman" w:cs="Times New Roman"/>
          <w:color w:val="000000"/>
          <w:sz w:val="24"/>
          <w:u w:val="none"/>
        </w:rPr>
        <w:t xml:space="preserve">es</w:t>
      </w:r>
      <w:r>
        <w:rPr>
          <w:rFonts w:ascii="Times New Roman" w:hAnsi="Times New Roman" w:eastAsia="Times New Roman" w:cs="Times New Roman"/>
          <w:color w:val="000000"/>
          <w:sz w:val="24"/>
          <w:u w:val="none"/>
        </w:rPr>
        <w:t xml:space="preserve"> on identifying various expressive means on phonetic, lexical, morphological, syntactical, phraseological, and graphical levels that are supposed to reinforce persuasive intent of adverti</w:t>
      </w:r>
      <w:r>
        <w:rPr>
          <w:rFonts w:ascii="Times New Roman" w:hAnsi="Times New Roman" w:eastAsia="Times New Roman" w:cs="Times New Roman"/>
          <w:color w:val="000000"/>
          <w:sz w:val="24"/>
          <w:u w:val="none"/>
        </w:rPr>
        <w:t xml:space="preserve">sments and evoke emotional response. To combine both approaches of analysis, a special form is created. Finally, following the multimodal and stylistic analyses, a comparative analysis is conducted to identify similarities and differences in the representa</w:t>
      </w:r>
      <w:r>
        <w:rPr>
          <w:rFonts w:ascii="Times New Roman" w:hAnsi="Times New Roman" w:eastAsia="Times New Roman" w:cs="Times New Roman"/>
          <w:color w:val="000000"/>
          <w:sz w:val="24"/>
          <w:u w:val="none"/>
        </w:rPr>
        <w:t xml:space="preserve">tion of female figures across the two time periods and locations.</w:t>
      </w:r>
      <w:r/>
    </w:p>
    <w:p>
      <w:pPr>
        <w:ind w:left="0" w:right="0" w:firstLine="70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This study is </w:t>
      </w:r>
      <w:r>
        <w:rPr>
          <w:rFonts w:ascii="Times New Roman" w:hAnsi="Times New Roman" w:eastAsia="Times New Roman" w:cs="Times New Roman"/>
          <w:b/>
          <w:color w:val="000000"/>
          <w:sz w:val="24"/>
          <w:u w:val="none"/>
        </w:rPr>
        <w:t xml:space="preserve">relevant</w:t>
      </w:r>
      <w:r>
        <w:rPr>
          <w:rFonts w:ascii="Times New Roman" w:hAnsi="Times New Roman" w:eastAsia="Times New Roman" w:cs="Times New Roman"/>
          <w:color w:val="000000"/>
          <w:sz w:val="24"/>
          <w:u w:val="none"/>
        </w:rPr>
        <w:t xml:space="preserve"> because advertising plays a significant role in shaping and reflecting societal perceptions of female identity, and understanding of how women are represented in advertising across different cultural and historical contexts contributes to exploration of e</w:t>
      </w:r>
      <w:r>
        <w:rPr>
          <w:rFonts w:ascii="Times New Roman" w:hAnsi="Times New Roman" w:eastAsia="Times New Roman" w:cs="Times New Roman"/>
          <w:color w:val="000000"/>
          <w:sz w:val="24"/>
          <w:u w:val="none"/>
        </w:rPr>
        <w:t xml:space="preserve">volving social norms and values within those societies. Influence of advertising in contemporary society and understanding the role of advertising is vital for promoting more inclusive representations of women in media.</w:t>
      </w:r>
      <w:r/>
    </w:p>
    <w:p>
      <w:pPr>
        <w:ind w:left="0" w:right="0" w:firstLine="70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The theoretical significance</w:t>
      </w:r>
      <w:r>
        <w:rPr>
          <w:rFonts w:ascii="Times New Roman" w:hAnsi="Times New Roman" w:eastAsia="Times New Roman" w:cs="Times New Roman"/>
          <w:color w:val="000000"/>
          <w:sz w:val="24"/>
          <w:u w:val="none"/>
        </w:rPr>
        <w:t xml:space="preserve"> lies in its contribution to the existing knowledge of female representation, multimodal ap</w:t>
      </w:r>
      <w:r>
        <w:rPr>
          <w:rFonts w:ascii="Times New Roman" w:hAnsi="Times New Roman" w:eastAsia="Times New Roman" w:cs="Times New Roman"/>
          <w:color w:val="000000"/>
          <w:sz w:val="24"/>
          <w:u w:val="none"/>
        </w:rPr>
        <w:t xml:space="preserve">proach and stylistic analysis within advertising discourse, broadening the frameworks of discourse analysis and semiotics in the field of linguistics. Exploring the verbal and non-verbal cues used in female representation across distinct time periods and c</w:t>
      </w:r>
      <w:r>
        <w:rPr>
          <w:rFonts w:ascii="Times New Roman" w:hAnsi="Times New Roman" w:eastAsia="Times New Roman" w:cs="Times New Roman"/>
          <w:color w:val="000000"/>
          <w:sz w:val="24"/>
          <w:u w:val="none"/>
        </w:rPr>
        <w:t xml:space="preserve">ultures provides an opportunity to understand how social, cultural and political changes may influence the choice of specific </w:t>
      </w:r>
      <w:r>
        <w:rPr>
          <w:rFonts w:ascii="Times New Roman" w:hAnsi="Times New Roman" w:eastAsia="Times New Roman" w:cs="Times New Roman"/>
          <w:color w:val="000000"/>
          <w:sz w:val="24"/>
          <w:highlight w:val="none"/>
          <w:u w:val="none"/>
        </w:rPr>
        <w:t xml:space="preserve">visal strategis</w:t>
      </w:r>
      <w:r>
        <w:rPr>
          <w:rFonts w:ascii="Times New Roman" w:hAnsi="Times New Roman" w:eastAsia="Times New Roman" w:cs="Times New Roman"/>
          <w:color w:val="000000"/>
          <w:sz w:val="24"/>
          <w:highlight w:val="none"/>
          <w:u w:val="none"/>
        </w:rPr>
        <w:t xml:space="preserve"> </w:t>
      </w:r>
      <w:r>
        <w:rPr>
          <w:rFonts w:ascii="Times New Roman" w:hAnsi="Times New Roman" w:eastAsia="Times New Roman" w:cs="Times New Roman"/>
          <w:color w:val="000000"/>
          <w:sz w:val="24"/>
          <w:u w:val="none"/>
        </w:rPr>
        <w:t xml:space="preserve">or stylistic devices to represent the female ideals. </w:t>
      </w:r>
      <w:r/>
    </w:p>
    <w:p>
      <w:pPr>
        <w:ind w:left="0" w:right="0" w:firstLine="70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u w:val="none"/>
        </w:rPr>
        <w:t xml:space="preserve">As for the practical significance</w:t>
      </w:r>
      <w:r>
        <w:rPr>
          <w:rFonts w:ascii="Times New Roman" w:hAnsi="Times New Roman" w:eastAsia="Times New Roman" w:cs="Times New Roman"/>
          <w:color w:val="000000"/>
          <w:sz w:val="24"/>
          <w:u w:val="none"/>
        </w:rPr>
        <w:t xml:space="preserve">, this paper may inform advertiser</w:t>
      </w:r>
      <w:r>
        <w:rPr>
          <w:rFonts w:ascii="Times New Roman" w:hAnsi="Times New Roman" w:eastAsia="Times New Roman" w:cs="Times New Roman"/>
          <w:color w:val="000000"/>
          <w:sz w:val="24"/>
          <w:u w:val="none"/>
        </w:rPr>
        <w:t xml:space="preserve">s, content makers and linguistis about how female gender is constructed and</w:t>
      </w:r>
      <w:r>
        <w:rPr>
          <w:rFonts w:ascii="Times New Roman" w:hAnsi="Times New Roman" w:eastAsia="Times New Roman" w:cs="Times New Roman"/>
          <w:color w:val="000000"/>
          <w:sz w:val="24"/>
          <w:u w:val="none"/>
        </w:rPr>
        <w:t xml:space="preserve"> perceived, promoting more responsible, effective, and inclusive advertising strategies with the most appropriate language and imagery use. The comparative analysis clarifies how social, political and cultural changes influence media female representations</w:t>
      </w:r>
      <w:r>
        <w:rPr>
          <w:rFonts w:ascii="Times New Roman" w:hAnsi="Times New Roman" w:eastAsia="Times New Roman" w:cs="Times New Roman"/>
          <w:color w:val="000000"/>
          <w:sz w:val="24"/>
          <w:u w:val="none"/>
        </w:rPr>
        <w:t xml:space="preserve">, providing context for future research for market researchers, sociologists, historians, and cultural scientists. </w:t>
      </w:r>
      <w:r/>
    </w:p>
    <w:p>
      <w:pPr>
        <w:ind w:left="0" w:right="0" w:firstLine="700"/>
        <w:jc w:val="left"/>
        <w:spacing w:before="0" w:after="0" w:line="480" w:lineRule="auto"/>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highlight w:val="none"/>
          <w:u w:val="none"/>
        </w:rPr>
        <w:t xml:space="preserve">Approbation of the work:</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right="0" w:firstLine="700"/>
        <w:jc w:val="left"/>
        <w:spacing w:before="0" w:after="0" w:line="480" w:lineRule="auto"/>
        <w:rPr>
          <w:rFonts w:ascii="Times New Roman" w:hAnsi="Times New Roman" w:eastAsia="Times New Roman" w:cs="Times New Roman"/>
          <w:color w:val="000000"/>
          <w:sz w:val="24"/>
          <w:szCs w:val="24"/>
          <w:highlight w:val="none"/>
          <w:u w:val="none"/>
        </w:rPr>
        <w:pBdr>
          <w:top w:val="none" w:color="000000" w:sz="4" w:space="0"/>
          <w:left w:val="none" w:color="000000" w:sz="4" w:space="0"/>
          <w:bottom w:val="none" w:color="000000" w:sz="4" w:space="0"/>
          <w:right w:val="none" w:color="000000" w:sz="4" w:space="0"/>
        </w:pBdr>
      </w:pPr>
      <w:ins w:id="1" w:author="Софья Чекулаева" w:date="2025-05-20T11:47:43Z" oouserid="1130000059508776">
        <w:r>
          <w:rPr>
            <w:rFonts w:ascii="Times New Roman" w:hAnsi="Times New Roman" w:eastAsia="Times New Roman" w:cs="Times New Roman"/>
            <w:color w:val="000000"/>
            <w:sz w:val="24"/>
            <w:highlight w:val="none"/>
            <w:u w:val="none"/>
          </w:rPr>
        </w:r>
      </w:ins>
      <w:r>
        <w:rPr>
          <w:rFonts w:ascii="Times New Roman" w:hAnsi="Times New Roman" w:eastAsia="Times New Roman" w:cs="Times New Roman"/>
          <w:b w:val="0"/>
          <w:bCs w:val="0"/>
          <w:color w:val="000000"/>
          <w:sz w:val="24"/>
          <w:highlight w:val="none"/>
          <w:u w:val="none"/>
        </w:rPr>
        <w:t xml:space="preserve">The results of the study were presented at the </w:t>
      </w:r>
      <w:r>
        <w:rPr>
          <w:rFonts w:ascii="Times New Roman" w:hAnsi="Times New Roman" w:eastAsia="Times New Roman" w:cs="Times New Roman"/>
          <w:b w:val="0"/>
          <w:bCs w:val="0"/>
          <w:color w:val="000000"/>
          <w:sz w:val="24"/>
          <w:highlight w:val="none"/>
          <w:u w:val="none"/>
        </w:rPr>
        <w:t xml:space="preserve">student conference </w:t>
      </w:r>
      <w:r>
        <w:rPr>
          <w:rFonts w:ascii="Times New Roman" w:hAnsi="Times New Roman" w:eastAsia="Times New Roman" w:cs="Times New Roman"/>
          <w:b w:val="0"/>
          <w:bCs w:val="0"/>
          <w:color w:val="000000"/>
          <w:sz w:val="24"/>
          <w:highlight w:val="none"/>
          <w:u w:val="none"/>
        </w:rPr>
        <w:t xml:space="preserve">the X scientific interuniversity online conference of young </w:t>
      </w:r>
      <w:r>
        <w:rPr>
          <w:rFonts w:ascii="Times New Roman" w:hAnsi="Times New Roman" w:eastAsia="Times New Roman" w:cs="Times New Roman"/>
          <w:b w:val="0"/>
          <w:bCs w:val="0"/>
          <w:color w:val="000000"/>
          <w:sz w:val="24"/>
          <w:highlight w:val="none"/>
          <w:u w:val="none"/>
        </w:rPr>
        <w:t xml:space="preserve">scientists "Space of scientific interests: foreign languages ​​and </w:t>
      </w:r>
      <w:r>
        <w:rPr>
          <w:rFonts w:ascii="Times New Roman" w:hAnsi="Times New Roman" w:eastAsia="Times New Roman" w:cs="Times New Roman"/>
          <w:b w:val="0"/>
          <w:bCs w:val="0"/>
          <w:color w:val="000000"/>
          <w:sz w:val="24"/>
          <w:highlight w:val="none"/>
          <w:u w:val="none"/>
        </w:rPr>
        <w:t xml:space="preserve">intercultural communication - modern development vectors and prospects" </w:t>
      </w:r>
      <w:r>
        <w:rPr>
          <w:rFonts w:ascii="Times New Roman" w:hAnsi="Times New Roman" w:eastAsia="Times New Roman" w:cs="Times New Roman"/>
          <w:b w:val="0"/>
          <w:bCs w:val="0"/>
          <w:color w:val="000000"/>
          <w:sz w:val="24"/>
          <w:highlight w:val="none"/>
          <w:u w:val="none"/>
        </w:rPr>
        <w:t xml:space="preserve">(18.04.2025). On the basis of the study </w:t>
      </w:r>
      <w:r>
        <w:rPr>
          <w:rFonts w:ascii="Times New Roman" w:hAnsi="Times New Roman" w:eastAsia="Times New Roman" w:cs="Times New Roman"/>
          <w:b w:val="0"/>
          <w:bCs w:val="0"/>
          <w:color w:val="000000"/>
          <w:sz w:val="24"/>
          <w:highlight w:val="none"/>
          <w:u w:val="none"/>
        </w:rPr>
        <w:t xml:space="preserve">the article was also written and </w:t>
      </w:r>
      <w:r>
        <w:rPr>
          <w:rFonts w:ascii="Times New Roman" w:hAnsi="Times New Roman" w:eastAsia="Times New Roman" w:cs="Times New Roman"/>
          <w:b w:val="0"/>
          <w:bCs w:val="0"/>
          <w:color w:val="000000"/>
          <w:sz w:val="24"/>
          <w:highlight w:val="none"/>
          <w:u w:val="none"/>
        </w:rPr>
        <w:t xml:space="preserve">is reviewed in </w:t>
      </w:r>
      <w:r>
        <w:rPr>
          <w:rFonts w:ascii="Times New Roman" w:hAnsi="Times New Roman" w:eastAsia="Times New Roman" w:cs="Times New Roman"/>
          <w:b w:val="0"/>
          <w:bCs w:val="0"/>
          <w:color w:val="000000"/>
          <w:sz w:val="24"/>
          <w:highlight w:val="none"/>
          <w:u w:val="none"/>
        </w:rPr>
        <w:t xml:space="preserve">the collection of the conference "Space of scientific interests".</w:t>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pPr>
        <w:ind w:left="0" w:right="0" w:firstLine="0"/>
        <w:jc w:val="left"/>
        <w:spacing w:before="0" w:after="0" w:line="480" w:lineRule="auto"/>
        <w:shd w:val="clear" w:color="ffffff" w:fill="ffffff"/>
        <w:rPr>
          <w:rFonts w:ascii="Times New Roman" w:hAnsi="Times New Roman" w:eastAsia="Times New Roman" w:cs="Times New Roman"/>
          <w:b/>
          <w:bCs/>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highlight w:val="none"/>
          <w:u w:val="none"/>
        </w:rPr>
      </w:r>
      <w:r>
        <w:rPr>
          <w:rFonts w:ascii="Times New Roman" w:hAnsi="Times New Roman" w:eastAsia="Times New Roman" w:cs="Times New Roman"/>
          <w:b/>
          <w:bCs/>
          <w:color w:val="000000" w:themeColor="text1"/>
          <w:sz w:val="24"/>
          <w:szCs w:val="24"/>
          <w:highlight w:val="none"/>
          <w:u w:val="none"/>
        </w:rPr>
      </w:r>
      <w:r>
        <w:rPr>
          <w:rFonts w:ascii="Times New Roman" w:hAnsi="Times New Roman" w:eastAsia="Times New Roman" w:cs="Times New Roman"/>
          <w:b/>
          <w:bCs/>
          <w:color w:val="000000" w:themeColor="text1"/>
          <w:sz w:val="24"/>
          <w:szCs w:val="24"/>
          <w:highlight w:val="none"/>
          <w:u w:val="none"/>
        </w:rPr>
      </w:r>
    </w:p>
    <w:p>
      <w:pPr>
        <w:ind w:left="0" w:right="0" w:firstLine="0"/>
        <w:jc w:val="left"/>
        <w:spacing w:before="0" w:after="0" w:line="480" w:lineRule="auto"/>
        <w:shd w:val="clear" w:color="ffffff" w:fill="ffffff"/>
        <w:rPr>
          <w:rFonts w:ascii="Times New Roman" w:hAnsi="Times New Roman" w:eastAsia="Times New Roman" w:cs="Times New Roman"/>
          <w:b/>
          <w:bCs/>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highlight w:val="none"/>
          <w:u w:val="none"/>
        </w:rPr>
      </w:r>
      <w:r>
        <w:rPr>
          <w:rFonts w:ascii="Times New Roman" w:hAnsi="Times New Roman" w:eastAsia="Times New Roman" w:cs="Times New Roman"/>
          <w:b/>
          <w:bCs/>
          <w:color w:val="000000" w:themeColor="text1"/>
          <w:sz w:val="24"/>
          <w:szCs w:val="24"/>
          <w:highlight w:val="none"/>
          <w:u w:val="none"/>
        </w:rPr>
      </w:r>
      <w:r>
        <w:rPr>
          <w:rFonts w:ascii="Times New Roman" w:hAnsi="Times New Roman" w:eastAsia="Times New Roman" w:cs="Times New Roman"/>
          <w:b/>
          <w:bCs/>
          <w:color w:val="000000" w:themeColor="text1"/>
          <w:sz w:val="24"/>
          <w:szCs w:val="24"/>
          <w:highlight w:val="none"/>
          <w:u w:val="none"/>
        </w:rPr>
      </w:r>
    </w:p>
    <w:p>
      <w:pPr>
        <w:ind w:left="0" w:right="0" w:firstLine="0"/>
        <w:jc w:val="left"/>
        <w:spacing w:before="0" w:after="0" w:line="480" w:lineRule="auto"/>
        <w:shd w:val="clear" w:color="ffffff" w:fill="ffffff"/>
        <w:rPr>
          <w:rFonts w:ascii="Times New Roman" w:hAnsi="Times New Roman" w:eastAsia="Times New Roman" w:cs="Times New Roman"/>
          <w:b/>
          <w:bCs/>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highlight w:val="none"/>
          <w:u w:val="none"/>
        </w:rPr>
      </w:r>
      <w:r>
        <w:rPr>
          <w:rFonts w:ascii="Times New Roman" w:hAnsi="Times New Roman" w:eastAsia="Times New Roman" w:cs="Times New Roman"/>
          <w:b/>
          <w:bCs/>
          <w:color w:val="000000" w:themeColor="text1"/>
          <w:sz w:val="24"/>
          <w:szCs w:val="24"/>
          <w:highlight w:val="none"/>
          <w:u w:val="none"/>
        </w:rPr>
      </w:r>
      <w:r>
        <w:rPr>
          <w:rFonts w:ascii="Times New Roman" w:hAnsi="Times New Roman" w:eastAsia="Times New Roman" w:cs="Times New Roman"/>
          <w:b/>
          <w:bCs/>
          <w:color w:val="000000" w:themeColor="text1"/>
          <w:sz w:val="24"/>
          <w:szCs w:val="24"/>
          <w:highlight w:val="none"/>
          <w:u w:val="none"/>
        </w:rPr>
      </w:r>
    </w:p>
    <w:p>
      <w:pPr>
        <w:ind w:left="0" w:right="0" w:firstLine="0"/>
        <w:jc w:val="left"/>
        <w:spacing w:before="0" w:after="0" w:line="480" w:lineRule="auto"/>
        <w:shd w:val="clear" w:color="ffffff" w:fill="ffffff"/>
        <w:rPr>
          <w:rFonts w:ascii="Times New Roman" w:hAnsi="Times New Roman" w:eastAsia="Times New Roman" w:cs="Times New Roman"/>
          <w:b/>
          <w:bCs/>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highlight w:val="none"/>
          <w:u w:val="none"/>
        </w:rPr>
      </w:r>
      <w:r>
        <w:rPr>
          <w:rFonts w:ascii="Times New Roman" w:hAnsi="Times New Roman" w:eastAsia="Times New Roman" w:cs="Times New Roman"/>
          <w:b/>
          <w:bCs/>
          <w:color w:val="000000" w:themeColor="text1"/>
          <w:sz w:val="24"/>
          <w:szCs w:val="24"/>
          <w:highlight w:val="none"/>
          <w:u w:val="none"/>
        </w:rPr>
      </w:r>
      <w:r>
        <w:rPr>
          <w:rFonts w:ascii="Times New Roman" w:hAnsi="Times New Roman" w:eastAsia="Times New Roman" w:cs="Times New Roman"/>
          <w:b/>
          <w:bCs/>
          <w:color w:val="000000" w:themeColor="text1"/>
          <w:sz w:val="24"/>
          <w:szCs w:val="24"/>
          <w:highlight w:val="none"/>
          <w:u w:val="none"/>
        </w:rPr>
      </w:r>
    </w:p>
    <w:p>
      <w:pPr>
        <w:ind w:left="0" w:right="0" w:firstLine="0"/>
        <w:jc w:val="left"/>
        <w:spacing w:before="0" w:after="0" w:line="480" w:lineRule="auto"/>
        <w:shd w:val="clear" w:color="ffffff" w:fill="ffffff"/>
        <w:rPr>
          <w:rFonts w:ascii="Times New Roman" w:hAnsi="Times New Roman" w:eastAsia="Times New Roman" w:cs="Times New Roman"/>
          <w:b/>
          <w:bCs/>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highlight w:val="none"/>
          <w:u w:val="none"/>
        </w:rPr>
      </w:r>
      <w:r>
        <w:rPr>
          <w:rFonts w:ascii="Times New Roman" w:hAnsi="Times New Roman" w:eastAsia="Times New Roman" w:cs="Times New Roman"/>
          <w:b/>
          <w:bCs/>
          <w:color w:val="000000" w:themeColor="text1"/>
          <w:sz w:val="24"/>
          <w:szCs w:val="24"/>
          <w:highlight w:val="none"/>
          <w:u w:val="none"/>
        </w:rPr>
      </w:r>
      <w:r>
        <w:rPr>
          <w:rFonts w:ascii="Times New Roman" w:hAnsi="Times New Roman" w:eastAsia="Times New Roman" w:cs="Times New Roman"/>
          <w:b/>
          <w:bCs/>
          <w:color w:val="000000" w:themeColor="text1"/>
          <w:sz w:val="24"/>
          <w:szCs w:val="24"/>
          <w:highlight w:val="none"/>
          <w:u w:val="none"/>
        </w:rPr>
      </w:r>
    </w:p>
    <w:p>
      <w:pPr>
        <w:ind w:left="0" w:right="0" w:firstLine="0"/>
        <w:jc w:val="left"/>
        <w:spacing w:before="0" w:after="0" w:line="480" w:lineRule="auto"/>
        <w:shd w:val="clear" w:color="ffffff" w:fill="ffffff"/>
        <w:rPr>
          <w:rFonts w:ascii="Times New Roman" w:hAnsi="Times New Roman" w:eastAsia="Times New Roman" w:cs="Times New Roman"/>
          <w:b/>
          <w:bCs/>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u w:val="none"/>
        </w:rPr>
        <w:t xml:space="preserve">Theoretical Part</w:t>
      </w:r>
      <w:r>
        <w:rPr>
          <w:rFonts w:ascii="Times New Roman" w:hAnsi="Times New Roman" w:eastAsia="Times New Roman" w:cs="Times New Roman"/>
          <w:b/>
          <w:bCs/>
          <w:color w:val="000000" w:themeColor="text1"/>
          <w:sz w:val="24"/>
          <w:szCs w:val="24"/>
          <w:highlight w:val="none"/>
          <w:u w:val="none"/>
        </w:rPr>
      </w:r>
      <w:r>
        <w:rPr>
          <w:rFonts w:ascii="Times New Roman" w:hAnsi="Times New Roman" w:eastAsia="Times New Roman" w:cs="Times New Roman"/>
          <w:b/>
          <w:bCs/>
          <w:color w:val="000000" w:themeColor="text1"/>
          <w:sz w:val="24"/>
          <w:szCs w:val="24"/>
          <w:highlight w:val="none"/>
          <w:u w:val="none"/>
        </w:rPr>
      </w:r>
    </w:p>
    <w:p>
      <w:pPr>
        <w:ind w:left="0" w:right="0" w:firstLine="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u w:val="none"/>
        </w:rPr>
        <w:t xml:space="preserve">Section 1. Multimodal analysis of discourse</w:t>
      </w:r>
      <w:r>
        <w:rPr>
          <w:color w:val="000000" w:themeColor="text1"/>
        </w:rPr>
      </w:r>
      <w:r>
        <w:rPr>
          <w:color w:val="000000" w:themeColor="text1"/>
        </w:rPr>
      </w:r>
    </w:p>
    <w:p>
      <w:pPr>
        <w:ind w:left="0" w:right="0" w:firstLine="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u w:val="none"/>
        </w:rPr>
        <w:t xml:space="preserve">1.1. The concept of discourse</w:t>
      </w:r>
      <w:r>
        <w:rPr>
          <w:color w:val="000000" w:themeColor="text1"/>
        </w:rPr>
      </w:r>
      <w:r>
        <w:rPr>
          <w:color w:val="000000" w:themeColor="text1"/>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The concept of discourse is a crucial concept across linguistics, philosophy, and sociology, where researchers investigate the interconnected relationships between language, identity, and social interactions. The term "discourse" derives from th</w:t>
      </w:r>
      <w:r>
        <w:rPr>
          <w:rFonts w:ascii="Times New Roman" w:hAnsi="Times New Roman" w:eastAsia="Times New Roman" w:cs="Times New Roman"/>
          <w:color w:val="000000" w:themeColor="text1"/>
          <w:sz w:val="24"/>
          <w:u w:val="none"/>
        </w:rPr>
        <w:t xml:space="preserve">e F</w:t>
      </w:r>
      <w:r>
        <w:rPr>
          <w:rFonts w:ascii="Times New Roman" w:hAnsi="Times New Roman" w:eastAsia="Times New Roman" w:cs="Times New Roman"/>
          <w:color w:val="000000" w:themeColor="text1"/>
          <w:sz w:val="24"/>
          <w:u w:val="none"/>
        </w:rPr>
        <w:t xml:space="preserve">rench word "discours," which signifies a "process of understanding, reasoning, and thought", and originates from the Latin word "discursus", meaning "conversation". This etymology highlights discourse as a unit of expression that includes both oral and wri</w:t>
      </w:r>
      <w:r>
        <w:rPr>
          <w:rFonts w:ascii="Times New Roman" w:hAnsi="Times New Roman" w:eastAsia="Times New Roman" w:cs="Times New Roman"/>
          <w:color w:val="000000" w:themeColor="text1"/>
          <w:sz w:val="24"/>
          <w:u w:val="none"/>
        </w:rPr>
        <w:t xml:space="preserve">tten forms (Khurmatullin, 2009). So, discourse is understood as a connected word integrated within sentences and, then, speech acts.</w:t>
      </w:r>
      <w:r>
        <w:rPr>
          <w:color w:val="000000" w:themeColor="text1"/>
        </w:rPr>
      </w:r>
      <w:r>
        <w:rPr>
          <w:color w:val="000000" w:themeColor="text1"/>
        </w:rPr>
      </w:r>
    </w:p>
    <w:p>
      <w:pPr>
        <w:ind w:left="0" w:right="0" w:firstLine="700"/>
        <w:jc w:val="left"/>
        <w:spacing w:before="0" w:after="0" w:line="480" w:lineRule="auto"/>
        <w:shd w:val="clear" w:color="ffffff" w:fill="ffffff"/>
        <w:rPr>
          <w:rFonts w:ascii="Times New Roman" w:hAnsi="Times New Roman" w:eastAsia="Times New Roman" w:cs="Times New Roman"/>
          <w:color w:val="000000" w:themeColor="text1"/>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N</w:t>
      </w:r>
      <w:r>
        <w:rPr>
          <w:rFonts w:ascii="Times New Roman" w:hAnsi="Times New Roman" w:eastAsia="Times New Roman" w:cs="Times New Roman"/>
          <w:color w:val="000000" w:themeColor="text1"/>
          <w:sz w:val="24"/>
          <w:u w:val="none"/>
        </w:rPr>
        <w:t xml:space="preserve">evertheless, it is essential to distinguish the concepts of text and discourse, as both of them represent a coherent text. As time has passed, the understanding of discourse has evolved, and started to exist within a more complex social context. By includi</w:t>
      </w:r>
      <w:r>
        <w:rPr>
          <w:rFonts w:ascii="Times New Roman" w:hAnsi="Times New Roman" w:eastAsia="Times New Roman" w:cs="Times New Roman"/>
          <w:color w:val="000000" w:themeColor="text1"/>
          <w:sz w:val="24"/>
          <w:u w:val="none"/>
        </w:rPr>
        <w:t xml:space="preserve">ng the category situation in this pair, it was proposed to interpret discourse as “text and situation”, while text, accordingly, was defined as “discourse without situation” (Kurbanova &amp; Shonazarova, 2023). Foucault (1969) conceptualized discourse as "a se</w:t>
      </w:r>
      <w:r>
        <w:rPr>
          <w:rFonts w:ascii="Times New Roman" w:hAnsi="Times New Roman" w:eastAsia="Times New Roman" w:cs="Times New Roman"/>
          <w:color w:val="000000" w:themeColor="text1"/>
          <w:sz w:val="24"/>
          <w:u w:val="none"/>
        </w:rPr>
        <w:t xml:space="preserve">t of statements belonging to a single system of formation", indicating that discourse is characterized by specific discursive practices. This perspective suggests that discourse should be analyzed both from the perspective of linguistic phenomena and from </w:t>
      </w:r>
      <w:r>
        <w:rPr>
          <w:rFonts w:ascii="Times New Roman" w:hAnsi="Times New Roman" w:eastAsia="Times New Roman" w:cs="Times New Roman"/>
          <w:color w:val="000000" w:themeColor="text1"/>
          <w:sz w:val="24"/>
          <w:u w:val="none"/>
        </w:rPr>
        <w:t xml:space="preserve">a dynamic social aspect that shapes and is shaped by social norms and history. Artyunova (1990) further supports this notion by defining discourse as a coherent and logical text combined with extralinguistic factors, such as pragmatic, socio-cultural, psy</w:t>
      </w:r>
      <w:r>
        <w:rPr>
          <w:rFonts w:ascii="Times New Roman" w:hAnsi="Times New Roman" w:eastAsia="Times New Roman" w:cs="Times New Roman"/>
          <w:color w:val="000000" w:themeColor="text1"/>
          <w:sz w:val="24"/>
          <w:u w:val="none"/>
        </w:rPr>
        <w:t xml:space="preserve">chological, and others. This definition emphasizes that speech is not a simple tool for communication but a purposeful social action that plays a crucial role in human interaction and the mechanisms of consciousness. This understanding positions language w</w:t>
      </w:r>
      <w:r>
        <w:rPr>
          <w:rFonts w:ascii="Times New Roman" w:hAnsi="Times New Roman" w:eastAsia="Times New Roman" w:cs="Times New Roman"/>
          <w:color w:val="000000" w:themeColor="text1"/>
          <w:sz w:val="24"/>
          <w:u w:val="none"/>
        </w:rPr>
        <w:t xml:space="preserve">ithin a br</w:t>
      </w:r>
      <w:r>
        <w:rPr>
          <w:rFonts w:ascii="Times New Roman" w:hAnsi="Times New Roman" w:eastAsia="Times New Roman" w:cs="Times New Roman"/>
          <w:color w:val="000000" w:themeColor="text1"/>
          <w:sz w:val="24"/>
          <w:u w:val="none"/>
        </w:rPr>
        <w:t xml:space="preserve">oader social framework, asserting that it is contextually bound and deeply connected with social interactions. Thus, three main aspects of discourse can be identified: the language use, the transmission of specific ideas, and interaction in comminication s</w:t>
      </w:r>
      <w:r>
        <w:rPr>
          <w:rFonts w:ascii="Times New Roman" w:hAnsi="Times New Roman" w:eastAsia="Times New Roman" w:cs="Times New Roman"/>
          <w:color w:val="000000" w:themeColor="text1"/>
          <w:sz w:val="24"/>
          <w:u w:val="none"/>
        </w:rPr>
        <w:t xml:space="preserve">ituations (Van Dijk, 1997). These features emphasize the involvement of linguistics, psychology and and other social sciences in the study of discourse. Building upon this foundation, Karasik (2002) </w:t>
      </w:r>
      <w:r>
        <w:rPr>
          <w:rFonts w:ascii="Times New Roman" w:hAnsi="Times New Roman" w:eastAsia="Times New Roman" w:cs="Times New Roman"/>
          <w:color w:val="000000" w:themeColor="text1"/>
          <w:sz w:val="24"/>
          <w:u w:val="none"/>
        </w:rPr>
        <w:t xml:space="preserve">advanced discourse theory by creating an analytical model with four discourse categories defined by textual features: coherence, cohesion, and various types of intertextuality: constitutive, genre-specific, semantic-pragmatic, and formal-structural</w:t>
      </w:r>
      <w:r>
        <w:rPr>
          <w:rFonts w:ascii="Times New Roman" w:hAnsi="Times New Roman" w:eastAsia="Times New Roman" w:cs="Times New Roman"/>
          <w:color w:val="000000" w:themeColor="text1"/>
          <w:sz w:val="24"/>
          <w:szCs w:val="24"/>
          <w:u w:val="none"/>
        </w:rPr>
        <w:t xml:space="preserve"> </w:t>
      </w:r>
      <w:r>
        <w:rPr>
          <w:rFonts w:ascii="Times New Roman" w:hAnsi="Times New Roman" w:eastAsia="Times New Roman" w:cs="Times New Roman"/>
          <w:sz w:val="24"/>
          <w:szCs w:val="24"/>
          <w:highlight w:val="white"/>
        </w:rPr>
        <w:t xml:space="preserve">that all contribute to the feature of the text,</w:t>
        <w:br/>
        <w:t xml:space="preserve">highlighting its style, meaning and organization.</w:t>
      </w:r>
      <w:r>
        <w:rPr>
          <w:rFonts w:ascii="Times New Roman" w:hAnsi="Times New Roman" w:eastAsia="Times New Roman" w:cs="Times New Roman"/>
          <w:color w:val="000000" w:themeColor="text1"/>
          <w:sz w:val="24"/>
          <w:szCs w:val="24"/>
          <w:u w:val="none"/>
        </w:rPr>
      </w:r>
      <w:r>
        <w:rPr>
          <w:rFonts w:ascii="Times New Roman" w:hAnsi="Times New Roman" w:eastAsia="Times New Roman" w:cs="Times New Roman"/>
          <w:color w:val="000000" w:themeColor="text1"/>
          <w:sz w:val="24"/>
          <w:szCs w:val="24"/>
          <w:u w:val="none"/>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So, by integrating these perspectives and frameworks, the complexity of discourse can be understood as a rich field of study that interconnects language, social interaction, and cultural context that serves as a foundation for analysis of multimodal and</w:t>
      </w:r>
      <w:r>
        <w:rPr>
          <w:rFonts w:ascii="Times New Roman" w:hAnsi="Times New Roman" w:eastAsia="Times New Roman" w:cs="Times New Roman"/>
          <w:color w:val="000000" w:themeColor="text1"/>
          <w:sz w:val="24"/>
          <w:u w:val="none"/>
        </w:rPr>
        <w:t xml:space="preserve"> advertising discourse.</w:t>
      </w:r>
      <w:r>
        <w:rPr>
          <w:color w:val="000000" w:themeColor="text1"/>
        </w:rPr>
      </w:r>
      <w:r>
        <w:rPr>
          <w:color w:val="000000" w:themeColor="text1"/>
        </w:rPr>
      </w:r>
    </w:p>
    <w:p>
      <w:pPr>
        <w:ind w:left="0" w:right="0" w:firstLine="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u w:val="none"/>
        </w:rPr>
        <w:t xml:space="preserve">1.2. The origins of multimodality in linguistics</w:t>
      </w:r>
      <w:r>
        <w:rPr>
          <w:color w:val="000000" w:themeColor="text1"/>
        </w:rPr>
      </w:r>
      <w:r>
        <w:rPr>
          <w:color w:val="000000" w:themeColor="text1"/>
        </w:rPr>
      </w:r>
    </w:p>
    <w:p>
      <w:pPr>
        <w:ind w:left="0" w:right="0" w:firstLine="72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r>
      <w:r>
        <w:rPr>
          <w:rFonts w:ascii="Times New Roman" w:hAnsi="Times New Roman" w:eastAsia="Times New Roman" w:cs="Times New Roman"/>
          <w:color w:val="000000" w:themeColor="text1"/>
          <w:sz w:val="24"/>
          <w:u w:val="none"/>
        </w:rPr>
        <w:t xml:space="preserve">Contemporary linguistics increasingly recognizes that language is more than just spoken or written words, integrating a broader range of factors into its analyses.</w:t>
      </w:r>
      <w:r>
        <w:rPr>
          <w:rFonts w:ascii="Times New Roman" w:hAnsi="Times New Roman" w:eastAsia="Times New Roman" w:cs="Times New Roman"/>
          <w:color w:val="000000" w:themeColor="text1"/>
          <w:sz w:val="24"/>
          <w:u w:val="none"/>
        </w:rPr>
        <w:t xml:space="preserve"> A significant amount of research acknowledges the vital role of other communicative resources like visuals, sounds, gestures,</w:t>
      </w:r>
      <w:r>
        <w:rPr>
          <w:rFonts w:ascii="Times New Roman" w:hAnsi="Times New Roman" w:eastAsia="Times New Roman" w:cs="Times New Roman"/>
          <w:color w:val="000000" w:themeColor="text1"/>
          <w:sz w:val="24"/>
          <w:u w:val="none"/>
        </w:rPr>
        <w:t xml:space="preserve"> and spatial arrangements in the construction of a specific meaning (Jewitt, 2009; Kress &amp; van Leeuwen, 2001; O'Halloran, 2008). This shift has given rise to the study of multimodality, which explores how these various features of communication (modes) int</w:t>
      </w:r>
      <w:r>
        <w:rPr>
          <w:rFonts w:ascii="Times New Roman" w:hAnsi="Times New Roman" w:eastAsia="Times New Roman" w:cs="Times New Roman"/>
          <w:color w:val="000000" w:themeColor="text1"/>
          <w:sz w:val="24"/>
          <w:u w:val="none"/>
        </w:rPr>
        <w:t xml:space="preserve">eract and contribute to overall discourse.</w:t>
      </w:r>
      <w:r>
        <w:rPr>
          <w:color w:val="000000" w:themeColor="text1"/>
        </w:rPr>
      </w:r>
      <w:r>
        <w:rPr>
          <w:color w:val="000000" w:themeColor="text1"/>
        </w:rPr>
      </w:r>
    </w:p>
    <w:p>
      <w:pPr>
        <w:ind w:left="0" w:right="0" w:firstLine="700"/>
        <w:jc w:val="left"/>
        <w:spacing w:before="0" w:after="0" w:line="480" w:lineRule="auto"/>
        <w:shd w:val="clear" w:color="ffffff" w:fill="ffffff"/>
        <w:rPr>
          <w:rFonts w:ascii="Times New Roman" w:hAnsi="Times New Roman" w:eastAsia="Times New Roman" w:cs="Times New Roman"/>
          <w:color w:val="000000" w:themeColor="text1"/>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To start with, </w:t>
      </w:r>
      <w:r>
        <w:rPr>
          <w:rFonts w:ascii="Times New Roman" w:hAnsi="Times New Roman" w:eastAsia="Times New Roman" w:cs="Times New Roman"/>
          <w:color w:val="000000" w:themeColor="text1"/>
          <w:sz w:val="24"/>
          <w:u w:val="none"/>
        </w:rPr>
        <w:t xml:space="preserve">еhe term "multimodality" provides a way for examining communicative situations within a wider context, acknowledging the combined influence of diverse modes like spoken and written language, visuals, spatial arrangements, and non-verbal communication. </w:t>
      </w:r>
      <w:r>
        <w:rPr>
          <w:rFonts w:ascii="Times New Roman" w:hAnsi="Times New Roman" w:eastAsia="Times New Roman" w:cs="Times New Roman"/>
          <w:color w:val="000000" w:themeColor="text1"/>
          <w:sz w:val="24"/>
          <w:u w:val="none"/>
        </w:rPr>
        <w:t xml:space="preserve">(Bateman, 2016). Previously, Halliday (1978) introduced a systemic functional linguistics that had been a crucial foundation in understanding language as a social semiotic resource. His focus on the functional aspects of language created a base f</w:t>
      </w:r>
      <w:r>
        <w:rPr>
          <w:rFonts w:ascii="Times New Roman" w:hAnsi="Times New Roman" w:eastAsia="Times New Roman" w:cs="Times New Roman"/>
          <w:color w:val="000000" w:themeColor="text1"/>
          <w:sz w:val="24"/>
          <w:u w:val="none"/>
        </w:rPr>
        <w:t xml:space="preserve">or identification of visual and linguistic features in multimodal communication. Based on it, the concept of “metafunctions” was introduced that encompasses ideational, interpersonal, and textual functions of both language and imagery: representational mea</w:t>
      </w:r>
      <w:r>
        <w:rPr>
          <w:rFonts w:ascii="Times New Roman" w:hAnsi="Times New Roman" w:eastAsia="Times New Roman" w:cs="Times New Roman"/>
          <w:color w:val="000000" w:themeColor="text1"/>
          <w:sz w:val="24"/>
          <w:u w:val="none"/>
        </w:rPr>
        <w:t xml:space="preserve">nings can be conveyed through concepts or narratives, interpersonal function is reflected in engaging viewers through emotional or relational cues, and textual one organize elements for clarity and proper understanding (de Silva Joyce &amp; Gaudin, 2007). This</w:t>
      </w:r>
      <w:r>
        <w:rPr>
          <w:rFonts w:ascii="Times New Roman" w:hAnsi="Times New Roman" w:eastAsia="Times New Roman" w:cs="Times New Roman"/>
          <w:color w:val="000000" w:themeColor="text1"/>
          <w:sz w:val="24"/>
          <w:u w:val="none"/>
        </w:rPr>
        <w:t xml:space="preserve"> classification may inеroduce a foundation for a more detailed linguistic and visual elements analyses and create a deep realization of a particular meaning of the message. </w:t>
      </w:r>
      <w:r>
        <w:rPr>
          <w:rFonts w:ascii="Times New Roman" w:hAnsi="Times New Roman" w:eastAsia="Times New Roman" w:cs="Times New Roman"/>
          <w:color w:val="000000" w:themeColor="text1"/>
          <w:sz w:val="24"/>
          <w:szCs w:val="24"/>
          <w:u w:val="none"/>
        </w:rPr>
      </w:r>
      <w:r>
        <w:rPr>
          <w:rFonts w:ascii="Times New Roman" w:hAnsi="Times New Roman" w:eastAsia="Times New Roman" w:cs="Times New Roman"/>
          <w:color w:val="000000" w:themeColor="text1"/>
          <w:sz w:val="24"/>
          <w:szCs w:val="24"/>
          <w:u w:val="none"/>
        </w:rPr>
      </w:r>
    </w:p>
    <w:p>
      <w:pPr>
        <w:ind w:left="0" w:right="0" w:firstLine="700"/>
        <w:jc w:val="left"/>
        <w:spacing w:before="0" w:after="0" w:line="480" w:lineRule="auto"/>
        <w:shd w:val="clear" w:color="ffffff" w:fill="ffffff"/>
        <w:rPr>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Influential contributions stemming from this perspective include Kress and van Leeuwen’s (2001, 2021) works who realized Halliday’s ideas of multimodality in a more detailed and representative way. They developed a comprehensive framework for analyzing vis</w:t>
      </w:r>
      <w:r>
        <w:rPr>
          <w:rFonts w:ascii="Times New Roman" w:hAnsi="Times New Roman" w:eastAsia="Times New Roman" w:cs="Times New Roman"/>
          <w:color w:val="000000" w:themeColor="text1"/>
          <w:sz w:val="24"/>
          <w:u w:val="none"/>
        </w:rPr>
        <w:t xml:space="preserve">ual images using these functional concepts, defining the resources through which visual texts can represent ideas about the world, their authors and addressees, and shape cohesion about what is represented. Recognizing that meaning-making extends beyond la</w:t>
      </w:r>
      <w:r>
        <w:rPr>
          <w:rFonts w:ascii="Times New Roman" w:hAnsi="Times New Roman" w:eastAsia="Times New Roman" w:cs="Times New Roman"/>
          <w:color w:val="000000" w:themeColor="text1"/>
          <w:sz w:val="24"/>
          <w:u w:val="none"/>
        </w:rPr>
        <w:t xml:space="preserve">nguage to encompass a variety of semiotic resources, they developed a complex framework for analyzing visual images and other non-linguistic modes of communication. Such aspects as representational processes, interactive processes, compositional meaning, m</w:t>
      </w:r>
      <w:r>
        <w:rPr>
          <w:rFonts w:ascii="Times New Roman" w:hAnsi="Times New Roman" w:eastAsia="Times New Roman" w:cs="Times New Roman"/>
          <w:color w:val="000000" w:themeColor="text1"/>
          <w:sz w:val="24"/>
          <w:u w:val="none"/>
        </w:rPr>
        <w:t xml:space="preserve">odality, </w:t>
      </w:r>
      <w:r>
        <w:rPr>
          <w:rFonts w:ascii="Times New Roman" w:hAnsi="Times New Roman" w:eastAsia="Times New Roman" w:cs="Times New Roman"/>
          <w:color w:val="000000" w:themeColor="text1"/>
          <w:sz w:val="24"/>
          <w:u w:val="none"/>
        </w:rPr>
        <w:t xml:space="preserve">and color are introduced</w:t>
      </w:r>
      <w:r>
        <w:rPr>
          <w:rFonts w:ascii="Times New Roman" w:hAnsi="Times New Roman" w:eastAsia="Times New Roman" w:cs="Times New Roman"/>
          <w:color w:val="000000" w:themeColor="text1"/>
          <w:sz w:val="24"/>
          <w:u w:val="none"/>
        </w:rPr>
        <w:t xml:space="preserve"> (Kress &amp; van Leeuwen, 2021). </w:t>
      </w:r>
      <w:r>
        <w:rPr>
          <w:rFonts w:ascii="Times New Roman" w:hAnsi="Times New Roman" w:eastAsia="Times New Roman" w:cs="Times New Roman"/>
          <w:color w:val="000000" w:themeColor="text1"/>
          <w:sz w:val="24"/>
          <w:u w:val="none"/>
        </w:rPr>
        <w:t xml:space="preserve">All of these features contribute to a comprehensive understanding of how different semiotic resources interact within a text, also emphasizing denotation, connotation, and the relationship betw</w:t>
      </w:r>
      <w:r>
        <w:rPr>
          <w:rFonts w:ascii="Times New Roman" w:hAnsi="Times New Roman" w:eastAsia="Times New Roman" w:cs="Times New Roman"/>
          <w:color w:val="000000" w:themeColor="text1"/>
          <w:sz w:val="24"/>
          <w:u w:val="none"/>
        </w:rPr>
        <w:t xml:space="preserve">een images and text. Thus, their approach goes beyond the identification of individual elements of multimodality but creates a foundation for their interconnectedness.</w:t>
      </w:r>
      <w:r>
        <w:rPr>
          <w:highlight w:val="none"/>
        </w:rPr>
      </w:r>
      <w:r>
        <w:rPr>
          <w:highlight w:val="none"/>
        </w:rPr>
      </w:r>
    </w:p>
    <w:p>
      <w:pPr>
        <w:ind w:left="0" w:right="0" w:firstLine="700"/>
        <w:jc w:val="left"/>
        <w:spacing w:before="0" w:after="0" w:line="480" w:lineRule="auto"/>
        <w:shd w:val="clear" w:color="ffffff" w:fill="ffffff"/>
        <w:rPr>
          <w:rFonts w:ascii="Times New Roman" w:hAnsi="Times New Roman" w:eastAsia="Times New Roman" w:cs="Times New Roman"/>
          <w:color w:val="000000" w:themeColor="text1"/>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What is more, </w:t>
      </w:r>
      <w:r>
        <w:rPr>
          <w:rFonts w:ascii="Times New Roman" w:hAnsi="Times New Roman" w:eastAsia="Times New Roman" w:cs="Times New Roman"/>
          <w:color w:val="000000" w:themeColor="text1"/>
          <w:sz w:val="24"/>
          <w:u w:val="none"/>
        </w:rPr>
        <w:t xml:space="preserve">a thorough multimodal analysis requires considering both the interplay of visuals and language and conducting a distinct stylistic analysis in order to achieve a complete understanding of the identified materials. </w:t>
      </w:r>
      <w:r>
        <w:rPr>
          <w:rFonts w:ascii="Times New Roman" w:hAnsi="Times New Roman" w:eastAsia="Times New Roman" w:cs="Times New Roman"/>
          <w:color w:val="000000" w:themeColor="text1"/>
          <w:sz w:val="24"/>
          <w:u w:val="none"/>
        </w:rPr>
        <w:t xml:space="preserve">According to Shakhov</w:t>
      </w:r>
      <w:r>
        <w:rPr>
          <w:rFonts w:ascii="Times New Roman" w:hAnsi="Times New Roman" w:eastAsia="Times New Roman" w:cs="Times New Roman"/>
          <w:color w:val="000000" w:themeColor="text1"/>
          <w:sz w:val="24"/>
          <w:u w:val="none"/>
        </w:rPr>
        <w:t xml:space="preserve">skiy (2013), stylistic analysis employs a sophisticated approach for examining linguistic features across multiple levels: phonetic, morphological, lexical, phraseological, syntactical, and graphical. This exploration of linguistic features enriches unders</w:t>
      </w:r>
      <w:r>
        <w:rPr>
          <w:rFonts w:ascii="Times New Roman" w:hAnsi="Times New Roman" w:eastAsia="Times New Roman" w:cs="Times New Roman"/>
          <w:color w:val="000000" w:themeColor="text1"/>
          <w:sz w:val="24"/>
          <w:u w:val="none"/>
        </w:rPr>
        <w:t xml:space="preserve">tanding of how language operates within multimodal contexts of advertising discourse to create meaning and convey specific messages. In particular, Shakhovskiy's framework helps identify the persuasive strategies and emotional appeals employed in a text, a</w:t>
      </w:r>
      <w:r>
        <w:rPr>
          <w:rFonts w:ascii="Times New Roman" w:hAnsi="Times New Roman" w:eastAsia="Times New Roman" w:cs="Times New Roman"/>
          <w:color w:val="000000" w:themeColor="text1"/>
          <w:sz w:val="24"/>
          <w:u w:val="none"/>
        </w:rPr>
        <w:t xml:space="preserve">s well as the values, beliefs, and assumptions that are embedded within it.</w:t>
      </w:r>
      <w:r>
        <w:rPr>
          <w:rFonts w:ascii="Times New Roman" w:hAnsi="Times New Roman" w:eastAsia="Times New Roman" w:cs="Times New Roman"/>
          <w:color w:val="000000" w:themeColor="text1"/>
          <w:sz w:val="24"/>
          <w:szCs w:val="24"/>
          <w:u w:val="none"/>
        </w:rPr>
      </w:r>
      <w:r>
        <w:rPr>
          <w:rFonts w:ascii="Times New Roman" w:hAnsi="Times New Roman" w:eastAsia="Times New Roman" w:cs="Times New Roman"/>
          <w:color w:val="000000" w:themeColor="text1"/>
          <w:sz w:val="24"/>
          <w:szCs w:val="24"/>
          <w:u w:val="none"/>
        </w:rPr>
      </w:r>
    </w:p>
    <w:p>
      <w:pPr>
        <w:ind w:left="0" w:right="0" w:firstLine="700"/>
        <w:jc w:val="left"/>
        <w:spacing w:before="0" w:after="0" w:line="480" w:lineRule="auto"/>
        <w:shd w:val="clear" w:color="ffffff" w:fill="ffffff"/>
        <w:rPr>
          <w:rFonts w:ascii="Times New Roman" w:hAnsi="Times New Roman" w:eastAsia="Times New Roman" w:cs="Times New Roman"/>
          <w:color w:val="000000" w:themeColor="text1"/>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Collectively,</w:t>
      </w:r>
      <w:r>
        <w:rPr>
          <w:rFonts w:ascii="Times New Roman" w:hAnsi="Times New Roman" w:eastAsia="Times New Roman" w:cs="Times New Roman"/>
          <w:color w:val="000000" w:themeColor="text1"/>
          <w:sz w:val="24"/>
          <w:u w:val="none"/>
        </w:rPr>
        <w:t xml:space="preserve"> these investigations underscore the complex framework of multimodal analysis and its capacity to reveal how communication functions across diverse semiotic resources. Uniting studies from both Kress and van Leeuwen with Shakhovskiy's stylistic ana</w:t>
      </w:r>
      <w:r>
        <w:rPr>
          <w:rFonts w:ascii="Times New Roman" w:hAnsi="Times New Roman" w:eastAsia="Times New Roman" w:cs="Times New Roman"/>
          <w:color w:val="000000" w:themeColor="text1"/>
          <w:sz w:val="24"/>
          <w:u w:val="none"/>
        </w:rPr>
        <w:t xml:space="preserve">lysis allows for a more profound understanding of meaning creation in a variety of communicative contexts</w:t>
      </w:r>
      <w:r>
        <w:rPr>
          <w:rFonts w:ascii="Times New Roman" w:hAnsi="Times New Roman" w:eastAsia="Times New Roman" w:cs="Times New Roman"/>
          <w:color w:val="000000" w:themeColor="text1"/>
          <w:sz w:val="24"/>
          <w:u w:val="none"/>
        </w:rPr>
        <w:t xml:space="preserve">. These scholars help establish a foundation that develops verbal understanding of language, e</w:t>
      </w:r>
      <w:r>
        <w:rPr>
          <w:rFonts w:ascii="Times New Roman" w:hAnsi="Times New Roman" w:eastAsia="Times New Roman" w:cs="Times New Roman"/>
          <w:color w:val="000000" w:themeColor="text1"/>
          <w:sz w:val="24"/>
          <w:u w:val="none"/>
        </w:rPr>
        <w:t xml:space="preserve">mphasizing the necessity of including visual, spatial, and other non-verbal resources in the analysis of communication, which has led to the emergence of multimodal discourse analysis as a distinct field.</w:t>
      </w:r>
      <w:r>
        <w:rPr>
          <w:rFonts w:ascii="Times New Roman" w:hAnsi="Times New Roman" w:eastAsia="Times New Roman" w:cs="Times New Roman"/>
          <w:color w:val="000000" w:themeColor="text1"/>
          <w:sz w:val="24"/>
          <w:szCs w:val="24"/>
          <w:u w:val="none"/>
        </w:rPr>
      </w:r>
      <w:r>
        <w:rPr>
          <w:rFonts w:ascii="Times New Roman" w:hAnsi="Times New Roman" w:eastAsia="Times New Roman" w:cs="Times New Roman"/>
          <w:color w:val="000000" w:themeColor="text1"/>
          <w:sz w:val="24"/>
          <w:szCs w:val="24"/>
          <w:u w:val="none"/>
        </w:rPr>
      </w:r>
    </w:p>
    <w:p>
      <w:pPr>
        <w:ind w:left="0" w:right="0" w:firstLine="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u w:val="none"/>
        </w:rPr>
        <w:t xml:space="preserve">1.3. Approaches to multimodality in linguistics</w:t>
      </w:r>
      <w:r>
        <w:rPr>
          <w:color w:val="000000" w:themeColor="text1"/>
        </w:rPr>
      </w:r>
      <w:r>
        <w:rPr>
          <w:color w:val="000000" w:themeColor="text1"/>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The field of multimodality has grown rapidly, resulting in a diversity of approaches, each with its own emphasis and methodological preferences. There are several prominent approaches.</w:t>
      </w:r>
      <w:r>
        <w:rPr>
          <w:color w:val="000000" w:themeColor="text1"/>
        </w:rPr>
      </w:r>
      <w:r>
        <w:rPr>
          <w:color w:val="000000" w:themeColor="text1"/>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Firstly, based on the work of Halliday (1978), the social semiotic approach emphasizes the social and cultural context of communication. It views language and visuals not only as channels for transmitting particular information but as socially and cultural</w:t>
      </w:r>
      <w:r>
        <w:rPr>
          <w:rFonts w:ascii="Times New Roman" w:hAnsi="Times New Roman" w:eastAsia="Times New Roman" w:cs="Times New Roman"/>
          <w:color w:val="000000" w:themeColor="text1"/>
          <w:sz w:val="24"/>
          <w:u w:val="none"/>
        </w:rPr>
        <w:t xml:space="preserve">ly constructed resources for creating meaning. Social semiotics highlights how choices of specific means are related to social power, ideology, and cultural values. The metafunctional framework derived from this approach is essential for analyzing how diff</w:t>
      </w:r>
      <w:r>
        <w:rPr>
          <w:rFonts w:ascii="Times New Roman" w:hAnsi="Times New Roman" w:eastAsia="Times New Roman" w:cs="Times New Roman"/>
          <w:color w:val="000000" w:themeColor="text1"/>
          <w:sz w:val="24"/>
          <w:u w:val="none"/>
        </w:rPr>
        <w:t xml:space="preserve">erent units contribute to ideational, interpersonal, and textual meanings. This approach is used widely in the study of textbooks, media, and other cultural traits, emphasizing the social impact and ideological underpinnings of multimodal texts.</w:t>
      </w:r>
      <w:r>
        <w:rPr>
          <w:color w:val="000000" w:themeColor="text1"/>
        </w:rPr>
      </w:r>
      <w:r>
        <w:rPr>
          <w:color w:val="000000" w:themeColor="text1"/>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Secondly, interactional multimodality influenced by Goffman (1981) on face-to-face interaction, centers on the analysis of multimodal meaning-making in conversational contexts. It focuses on how participants use gestures, facial expressions, body posture, </w:t>
      </w:r>
      <w:r>
        <w:rPr>
          <w:rFonts w:ascii="Times New Roman" w:hAnsi="Times New Roman" w:eastAsia="Times New Roman" w:cs="Times New Roman"/>
          <w:color w:val="000000" w:themeColor="text1"/>
          <w:sz w:val="24"/>
          <w:u w:val="none"/>
        </w:rPr>
        <w:t xml:space="preserve">gaze, and other bodily resources in conjunction with speech to coordinate their interaction and convey intended meaning. This approach is very closely related to conversation analysis and ethnography (Mondada, 2016). For example, in her work on interaction</w:t>
      </w:r>
      <w:r>
        <w:rPr>
          <w:rFonts w:ascii="Times New Roman" w:hAnsi="Times New Roman" w:eastAsia="Times New Roman" w:cs="Times New Roman"/>
          <w:color w:val="000000" w:themeColor="text1"/>
          <w:sz w:val="24"/>
          <w:u w:val="none"/>
        </w:rPr>
        <w:t xml:space="preserve">al linguistics and multimodality, she has explored how embodiment and materiality are crucial for understanding the interactive organization of social actions. This approach often uses video recordings and close analysis of interactional data.</w:t>
      </w:r>
      <w:r>
        <w:rPr>
          <w:color w:val="000000" w:themeColor="text1"/>
        </w:rPr>
      </w:r>
      <w:r>
        <w:rPr>
          <w:color w:val="000000" w:themeColor="text1"/>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Thirdly, the multimodal cognitive linguistics approach bridges cognitive linguistics with multimodal analysis (Forceville &amp; Urios-Aparisi, 2009). It uses knowledge from cognitive psychology to examine how individuals process and perceive multimodal informa</w:t>
      </w:r>
      <w:r>
        <w:rPr>
          <w:rFonts w:ascii="Times New Roman" w:hAnsi="Times New Roman" w:eastAsia="Times New Roman" w:cs="Times New Roman"/>
          <w:color w:val="000000" w:themeColor="text1"/>
          <w:sz w:val="24"/>
          <w:u w:val="none"/>
        </w:rPr>
        <w:t xml:space="preserve">tion. This approach investigates mental representations, conceptualizations, and cognitive processes involved in understanding multimodal messages. To explore this, they developed a concept that extends the traditional understanding of stylistic techniques</w:t>
      </w:r>
      <w:r>
        <w:rPr>
          <w:rFonts w:ascii="Times New Roman" w:hAnsi="Times New Roman" w:eastAsia="Times New Roman" w:cs="Times New Roman"/>
          <w:color w:val="000000" w:themeColor="text1"/>
          <w:sz w:val="24"/>
          <w:u w:val="none"/>
        </w:rPr>
        <w:t xml:space="preserve"> such as metaphor beyond language and allows for other ways to explore cognitive operations that enhance understanding of multimodal expression with the usage of visuals.</w:t>
      </w:r>
      <w:r>
        <w:rPr>
          <w:color w:val="000000" w:themeColor="text1"/>
        </w:rPr>
      </w:r>
      <w:r>
        <w:rPr>
          <w:color w:val="000000" w:themeColor="text1"/>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Next, critical multimodal analysis combines multimodal analysis with critical theory and seeks to examine the power relations, social inequalities, and ideological biases present in multimodal texts and interactions. Following Fairclough’s (1995) analysis </w:t>
      </w:r>
      <w:r>
        <w:rPr>
          <w:rFonts w:ascii="Times New Roman" w:hAnsi="Times New Roman" w:eastAsia="Times New Roman" w:cs="Times New Roman"/>
          <w:color w:val="000000" w:themeColor="text1"/>
          <w:sz w:val="24"/>
          <w:u w:val="none"/>
        </w:rPr>
        <w:t xml:space="preserve">of language and power, it aims to identify the ways in which linguistic and visual components dominate among particular groups and marginalize others, analyze the complex relationships between discourse and society, the reflection of the social power struc</w:t>
      </w:r>
      <w:r>
        <w:rPr>
          <w:rFonts w:ascii="Times New Roman" w:hAnsi="Times New Roman" w:eastAsia="Times New Roman" w:cs="Times New Roman"/>
          <w:color w:val="000000" w:themeColor="text1"/>
          <w:sz w:val="24"/>
          <w:u w:val="none"/>
        </w:rPr>
        <w:t xml:space="preserve">tures (the hierarchical organization of power and influence in a society) in language, and consider the problem of social inequality expressed in discourse (Matitsina, 2019). What is more, critical multimodal analysis often involves the study of advertisin</w:t>
      </w:r>
      <w:r>
        <w:rPr>
          <w:rFonts w:ascii="Times New Roman" w:hAnsi="Times New Roman" w:eastAsia="Times New Roman" w:cs="Times New Roman"/>
          <w:color w:val="000000" w:themeColor="text1"/>
          <w:sz w:val="24"/>
          <w:u w:val="none"/>
        </w:rPr>
        <w:t xml:space="preserve">g, political discourse, and other contexts where power dynamics are particularly remarkable. All approaches of CDA operate with such categories as tense, metaphor, attribute, and argumentative structure of the communicative act, but the theoretical basis a</w:t>
      </w:r>
      <w:r>
        <w:rPr>
          <w:rFonts w:ascii="Times New Roman" w:hAnsi="Times New Roman" w:eastAsia="Times New Roman" w:cs="Times New Roman"/>
          <w:color w:val="000000" w:themeColor="text1"/>
          <w:sz w:val="24"/>
          <w:u w:val="none"/>
        </w:rPr>
        <w:t xml:space="preserve">nd methodology of different schools of CDA have some differences.</w:t>
      </w:r>
      <w:r>
        <w:rPr>
          <w:color w:val="000000" w:themeColor="text1"/>
        </w:rPr>
      </w:r>
      <w:r>
        <w:rPr>
          <w:color w:val="000000" w:themeColor="text1"/>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highlight w:val="none"/>
          <w:u w:val="none"/>
        </w:rPr>
      </w:r>
      <w:r>
        <w:rPr>
          <w:color w:val="000000" w:themeColor="text1"/>
        </w:rPr>
      </w:r>
      <w:r>
        <w:rPr>
          <w:color w:val="000000" w:themeColor="text1"/>
        </w:rPr>
      </w:r>
    </w:p>
    <w:p>
      <w:pPr>
        <w:ind w:left="0" w:right="0" w:firstLine="700"/>
        <w:jc w:val="left"/>
        <w:spacing w:before="0" w:after="0" w:line="480" w:lineRule="auto"/>
        <w:shd w:val="clear" w:color="ffffff" w:fill="ffffff"/>
        <w:rPr>
          <w:rFonts w:ascii="Times New Roman" w:hAnsi="Times New Roman" w:eastAsia="Times New Roman" w:cs="Times New Roman"/>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highlight w:val="none"/>
          <w:u w:val="none"/>
        </w:rPr>
      </w:r>
      <w:r>
        <w:rPr>
          <w:rFonts w:ascii="Times New Roman" w:hAnsi="Times New Roman" w:eastAsia="Times New Roman" w:cs="Times New Roman"/>
          <w:color w:val="000000" w:themeColor="text1"/>
          <w:sz w:val="24"/>
          <w:szCs w:val="24"/>
          <w:highlight w:val="none"/>
          <w:u w:val="none"/>
        </w:rPr>
      </w:r>
      <w:r>
        <w:rPr>
          <w:rFonts w:ascii="Times New Roman" w:hAnsi="Times New Roman" w:eastAsia="Times New Roman" w:cs="Times New Roman"/>
          <w:color w:val="000000" w:themeColor="text1"/>
          <w:sz w:val="24"/>
          <w:szCs w:val="24"/>
          <w:highlight w:val="none"/>
          <w:u w:val="none"/>
        </w:rPr>
      </w:r>
    </w:p>
    <w:p>
      <w:pPr>
        <w:ind w:left="0" w:right="0" w:firstLine="700"/>
        <w:jc w:val="left"/>
        <w:spacing w:before="0" w:after="0" w:line="480" w:lineRule="auto"/>
        <w:shd w:val="clear" w:color="ffffff" w:fill="ffffff"/>
        <w:rPr>
          <w:rFonts w:ascii="Times New Roman" w:hAnsi="Times New Roman" w:eastAsia="Times New Roman" w:cs="Times New Roman"/>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highlight w:val="none"/>
          <w:u w:val="none"/>
        </w:rPr>
      </w:r>
      <w:r>
        <w:rPr>
          <w:rFonts w:ascii="Times New Roman" w:hAnsi="Times New Roman" w:eastAsia="Times New Roman" w:cs="Times New Roman"/>
          <w:color w:val="000000" w:themeColor="text1"/>
          <w:sz w:val="24"/>
          <w:highlight w:val="none"/>
          <w:u w:val="none"/>
        </w:rPr>
        <w:t xml:space="preserve">T</w:t>
      </w:r>
      <w:r>
        <w:rPr>
          <w:rFonts w:ascii="Times New Roman" w:hAnsi="Times New Roman" w:eastAsia="Times New Roman" w:cs="Times New Roman"/>
          <w:color w:val="000000" w:themeColor="text1"/>
          <w:sz w:val="24"/>
          <w:highlight w:val="none"/>
          <w:u w:val="none"/>
        </w:rPr>
        <w:t xml:space="preserve">he multidisciplinary field of multimodality, reflected in these varied approaches, connects disciplines like linguistics, semiotics, sociology, psychology, and critical theory. By examining the interplay of different modes, each approach offers a unique pe</w:t>
      </w:r>
      <w:r>
        <w:rPr>
          <w:rFonts w:ascii="Times New Roman" w:hAnsi="Times New Roman" w:eastAsia="Times New Roman" w:cs="Times New Roman"/>
          <w:color w:val="000000" w:themeColor="text1"/>
          <w:sz w:val="24"/>
          <w:highlight w:val="none"/>
          <w:u w:val="none"/>
        </w:rPr>
        <w:t xml:space="preserve">rspective on how meaning is created and how our understanding of the world is shaped.</w:t>
      </w:r>
      <w:r>
        <w:rPr>
          <w:rFonts w:ascii="Times New Roman" w:hAnsi="Times New Roman" w:eastAsia="Times New Roman" w:cs="Times New Roman"/>
          <w:color w:val="000000" w:themeColor="text1"/>
          <w:sz w:val="24"/>
          <w:szCs w:val="24"/>
          <w:highlight w:val="none"/>
          <w:u w:val="none"/>
        </w:rPr>
      </w:r>
      <w:r>
        <w:rPr>
          <w:rFonts w:ascii="Times New Roman" w:hAnsi="Times New Roman" w:eastAsia="Times New Roman" w:cs="Times New Roman"/>
          <w:color w:val="000000" w:themeColor="text1"/>
          <w:sz w:val="24"/>
          <w:szCs w:val="24"/>
          <w:highlight w:val="none"/>
          <w:u w:val="none"/>
        </w:rPr>
      </w:r>
    </w:p>
    <w:p>
      <w:pPr>
        <w:ind w:left="0" w:right="0" w:firstLine="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u w:val="none"/>
        </w:rPr>
        <w:t xml:space="preserve">1.4. Definition of the mode in the theory of multimodality</w:t>
      </w:r>
      <w:r>
        <w:rPr>
          <w:color w:val="000000" w:themeColor="text1"/>
        </w:rPr>
      </w:r>
      <w:r>
        <w:rPr>
          <w:color w:val="000000" w:themeColor="text1"/>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The concept of “mode” is central figure of the theory of multimodality, but its precise definition can be quite debatable and can have varying interpretations. While there is no single universally accepted definition, several authors provide their interpre</w:t>
      </w:r>
      <w:r>
        <w:rPr>
          <w:rFonts w:ascii="Times New Roman" w:hAnsi="Times New Roman" w:eastAsia="Times New Roman" w:cs="Times New Roman"/>
          <w:color w:val="000000" w:themeColor="text1"/>
          <w:sz w:val="24"/>
          <w:u w:val="none"/>
        </w:rPr>
        <w:t xml:space="preserve">tations of the concept of  “mode”.</w:t>
      </w:r>
      <w:r>
        <w:rPr>
          <w:color w:val="000000" w:themeColor="text1"/>
        </w:rPr>
      </w:r>
      <w:r>
        <w:rPr>
          <w:color w:val="000000" w:themeColor="text1"/>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Kress (2010, p.79) defines a mode as a "socially shaped semiotic resource for realisation of discourse or making meaning". This definition emphasizes that modes are not just physical channels or media for transmitting information, instead, they are underst</w:t>
      </w:r>
      <w:r>
        <w:rPr>
          <w:rFonts w:ascii="Times New Roman" w:hAnsi="Times New Roman" w:eastAsia="Times New Roman" w:cs="Times New Roman"/>
          <w:color w:val="000000" w:themeColor="text1"/>
          <w:sz w:val="24"/>
          <w:u w:val="none"/>
        </w:rPr>
        <w:t xml:space="preserve">ood as cultural and social resources that are actively shaped by human intention and use. He uses examples like writing, speech, and images, and argues that each mode has its own possibilities and limitations, that determine how meanings can be made with t</w:t>
      </w:r>
      <w:r>
        <w:rPr>
          <w:rFonts w:ascii="Times New Roman" w:hAnsi="Times New Roman" w:eastAsia="Times New Roman" w:cs="Times New Roman"/>
          <w:color w:val="000000" w:themeColor="text1"/>
          <w:sz w:val="24"/>
          <w:u w:val="none"/>
        </w:rPr>
        <w:t xml:space="preserve">hem. This definition emphasizes the active and constructive role of modes in meaning-making. Van Leeuwen (2005) also understands a mode as a socially and culturally shaped resource for making meaning and emphasizes that it has a distinct material dimension</w:t>
      </w:r>
      <w:r>
        <w:rPr>
          <w:rFonts w:ascii="Times New Roman" w:hAnsi="Times New Roman" w:eastAsia="Times New Roman" w:cs="Times New Roman"/>
          <w:color w:val="000000" w:themeColor="text1"/>
          <w:sz w:val="24"/>
          <w:u w:val="none"/>
        </w:rPr>
        <w:t xml:space="preserve"> (its “medium”) and a distinct way of structuring meaning (its “form”). He suggests a mode can be understood on three levels: its material aspect, its structured form, and its social use. Furthermore, modes may have different levels of "specificity" in rel</w:t>
      </w:r>
      <w:r>
        <w:rPr>
          <w:rFonts w:ascii="Times New Roman" w:hAnsi="Times New Roman" w:eastAsia="Times New Roman" w:cs="Times New Roman"/>
          <w:color w:val="000000" w:themeColor="text1"/>
          <w:sz w:val="24"/>
          <w:u w:val="none"/>
        </w:rPr>
        <w:t xml:space="preserve">ation to what they represent; for instance, words may be more specific in their meaning compared to images, while images may be more evocative. His distinction between material, form, and social use adds analytical depth to understanding the concept of “mo</w:t>
      </w:r>
      <w:r>
        <w:rPr>
          <w:rFonts w:ascii="Times New Roman" w:hAnsi="Times New Roman" w:eastAsia="Times New Roman" w:cs="Times New Roman"/>
          <w:color w:val="000000" w:themeColor="text1"/>
          <w:sz w:val="24"/>
          <w:u w:val="none"/>
        </w:rPr>
        <w:t xml:space="preserve">de”. Jewitt (2009) and O'Halloran (2008) expands on this definition by categorizing modes into two main types: representational modes, which convey content or information, and interactive modes, which engage the audience in the communication process. This </w:t>
      </w:r>
      <w:r>
        <w:rPr>
          <w:rFonts w:ascii="Times New Roman" w:hAnsi="Times New Roman" w:eastAsia="Times New Roman" w:cs="Times New Roman"/>
          <w:color w:val="000000" w:themeColor="text1"/>
          <w:sz w:val="24"/>
          <w:u w:val="none"/>
        </w:rPr>
        <w:t xml:space="preserve">distinction is crucial for understanding how different modes function within a text and how they relate to one another. Thus, these definitions emphasize that a mode is not a simple medium or channel of communication, it is a culturally and socially shaped</w:t>
      </w:r>
      <w:r>
        <w:rPr>
          <w:rFonts w:ascii="Times New Roman" w:hAnsi="Times New Roman" w:eastAsia="Times New Roman" w:cs="Times New Roman"/>
          <w:color w:val="000000" w:themeColor="text1"/>
          <w:sz w:val="24"/>
          <w:u w:val="none"/>
        </w:rPr>
        <w:t xml:space="preserve"> system of resources that actively contributes to the construction of meaning.</w:t>
      </w:r>
      <w:r>
        <w:rPr>
          <w:color w:val="000000" w:themeColor="text1"/>
        </w:rPr>
      </w:r>
      <w:r>
        <w:rPr>
          <w:color w:val="000000" w:themeColor="text1"/>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In conclusion, the study of multimodal discourse is rooted in a rich theoretical foundation that emphasizes the mutual performance of various modes of communication. By exploring the origins, approaches, and definitions of multimodality, it may provide a b</w:t>
      </w:r>
      <w:r>
        <w:rPr>
          <w:rFonts w:ascii="Times New Roman" w:hAnsi="Times New Roman" w:eastAsia="Times New Roman" w:cs="Times New Roman"/>
          <w:color w:val="000000" w:themeColor="text1"/>
          <w:sz w:val="24"/>
          <w:u w:val="none"/>
        </w:rPr>
        <w:t xml:space="preserve">ase for understanding how meaning is constructed in a complex multimodal aspect.</w:t>
      </w:r>
      <w:r>
        <w:rPr>
          <w:color w:val="000000" w:themeColor="text1"/>
        </w:rPr>
      </w:r>
      <w:r>
        <w:rPr>
          <w:color w:val="000000" w:themeColor="text1"/>
        </w:rPr>
      </w:r>
    </w:p>
    <w:p>
      <w:pPr>
        <w:pStyle w:val="704"/>
        <w:ind w:left="0" w:right="0" w:firstLine="0"/>
        <w:jc w:val="left"/>
        <w:spacing w:before="0" w:after="0" w:line="480" w:lineRule="auto"/>
        <w:shd w:val="clear" w:color="ffffff" w:fill="ffffff"/>
        <w:rPr>
          <w:color w:val="000000" w:themeColor="text1"/>
          <w:sz w:val="28"/>
          <w:szCs w:val="28"/>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highlight w:val="none"/>
          <w:u w:val="none"/>
        </w:rPr>
        <w:t xml:space="preserve">Section 2: Advertising discourse</w:t>
      </w:r>
      <w:r>
        <w:rPr>
          <w:color w:val="000000" w:themeColor="text1"/>
          <w:sz w:val="28"/>
          <w:szCs w:val="28"/>
        </w:rPr>
      </w:r>
      <w:r>
        <w:rPr>
          <w:color w:val="000000" w:themeColor="text1"/>
          <w:sz w:val="28"/>
          <w:szCs w:val="28"/>
        </w:rPr>
      </w:r>
    </w:p>
    <w:p>
      <w:pPr>
        <w:pStyle w:val="704"/>
        <w:ind w:left="0" w:right="0" w:firstLine="0"/>
        <w:jc w:val="left"/>
        <w:spacing w:before="0" w:after="0" w:line="480" w:lineRule="auto"/>
        <w:shd w:val="clear" w:color="ffffff" w:fill="ffffff"/>
        <w:rPr>
          <w:rFonts w:ascii="Times New Roman" w:hAnsi="Times New Roman" w:eastAsia="Times New Roman" w:cs="Times New Roman"/>
          <w:b/>
          <w:bCs/>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themeColor="text1"/>
          <w:sz w:val="24"/>
          <w:u w:val="none"/>
        </w:rPr>
        <w:t xml:space="preserve">2.1. The concept of advertising discourse and its linguistic features</w:t>
      </w:r>
      <w:r>
        <w:rPr>
          <w:rFonts w:ascii="Times New Roman" w:hAnsi="Times New Roman" w:eastAsia="Times New Roman" w:cs="Times New Roman"/>
          <w:b/>
          <w:bCs/>
          <w:color w:val="000000" w:themeColor="text1"/>
          <w:sz w:val="24"/>
          <w:szCs w:val="24"/>
          <w:highlight w:val="none"/>
          <w:u w:val="none"/>
        </w:rPr>
      </w:r>
      <w:r>
        <w:rPr>
          <w:rFonts w:ascii="Times New Roman" w:hAnsi="Times New Roman" w:eastAsia="Times New Roman" w:cs="Times New Roman"/>
          <w:b/>
          <w:bCs/>
          <w:color w:val="000000" w:themeColor="text1"/>
          <w:sz w:val="24"/>
          <w:szCs w:val="24"/>
          <w:highlight w:val="none"/>
          <w:u w:val="none"/>
        </w:rPr>
      </w:r>
    </w:p>
    <w:p>
      <w:pPr>
        <w:ind w:left="0" w:right="0" w:firstLine="700"/>
        <w:jc w:val="left"/>
        <w:spacing w:before="0" w:after="0" w:line="480" w:lineRule="auto"/>
        <w:shd w:val="clear" w:color="ffffff" w:fill="ffffff"/>
        <w:rPr>
          <w:color w:val="000000" w:themeColor="text1"/>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Jorgensen and Phillips (2002) often understand discourse as “the general idea that language is structured according to patterns that determine the utterances of people in various spheres of social life. That is why, various types of discourses started to a</w:t>
      </w:r>
      <w:r>
        <w:rPr>
          <w:rFonts w:ascii="Times New Roman" w:hAnsi="Times New Roman" w:eastAsia="Times New Roman" w:cs="Times New Roman"/>
          <w:color w:val="000000" w:themeColor="text1"/>
          <w:sz w:val="24"/>
          <w:u w:val="none"/>
        </w:rPr>
        <w:t xml:space="preserve">ppear, like “scientific discourse”, “political discourse”, and “advertising discourse” (Baker &amp; Ellece, 2011).</w:t>
      </w:r>
      <w:r>
        <w:rPr>
          <w:color w:val="000000" w:themeColor="text1"/>
        </w:rPr>
      </w:r>
      <w:r>
        <w:rPr>
          <w:color w:val="000000" w:themeColor="text1"/>
        </w:rPr>
      </w:r>
    </w:p>
    <w:p>
      <w:pPr>
        <w:ind w:left="0" w:right="0" w:firstLine="700"/>
        <w:jc w:val="left"/>
        <w:spacing w:before="0" w:after="0" w:line="480" w:lineRule="auto"/>
        <w:shd w:val="clear" w:color="ffffff" w:fill="ffffff"/>
        <w:rPr>
          <w:rFonts w:ascii="Times New Roman" w:hAnsi="Times New Roman" w:eastAsia="Times New Roman" w:cs="Times New Roman"/>
          <w:color w:val="000000" w:themeColor="text1"/>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u w:val="none"/>
        </w:rPr>
        <w:t xml:space="preserve">Advertising discourse can be defined as a specialized communicative practice that aims to promote products, services, or ideas through various linguistic and non-linguistic means, so it can be also connected with the multimodality, as it rarely relies only</w:t>
      </w:r>
      <w:r>
        <w:rPr>
          <w:rFonts w:ascii="Times New Roman" w:hAnsi="Times New Roman" w:eastAsia="Times New Roman" w:cs="Times New Roman"/>
          <w:color w:val="000000" w:themeColor="text1"/>
          <w:sz w:val="24"/>
          <w:u w:val="none"/>
        </w:rPr>
        <w:t xml:space="preserve"> on text, as, for instance, visual imagery can evoke emotions, audio can set a mood, and text conveys specific information, creating a memorable effect. In addition, advertising discourse often utilizes a high degree of intertextuality, drawing on cultural</w:t>
      </w:r>
      <w:r>
        <w:rPr>
          <w:rFonts w:ascii="Times New Roman" w:hAnsi="Times New Roman" w:eastAsia="Times New Roman" w:cs="Times New Roman"/>
          <w:color w:val="000000" w:themeColor="text1"/>
          <w:sz w:val="24"/>
          <w:u w:val="none"/>
        </w:rPr>
        <w:t xml:space="preserve"> references and connotations of words and images to evoke desired behaviour (Barthes, 1977). </w:t>
      </w:r>
      <w:r>
        <w:rPr>
          <w:rFonts w:ascii="Times New Roman" w:hAnsi="Times New Roman" w:eastAsia="Times New Roman" w:cs="Times New Roman"/>
          <w:color w:val="000000" w:themeColor="text1"/>
          <w:sz w:val="24"/>
          <w:u w:val="none"/>
        </w:rPr>
        <w:t xml:space="preserve">Olyanich (2011) identifies advertising discourse as a unique socio-cultural phenomenon that influences various spheres of human activity through its potential to shape public consciousness, influence behavior, and share information about goods and services</w:t>
      </w:r>
      <w:r>
        <w:rPr>
          <w:rFonts w:ascii="Times New Roman" w:hAnsi="Times New Roman" w:eastAsia="Times New Roman" w:cs="Times New Roman"/>
          <w:color w:val="000000" w:themeColor="text1"/>
          <w:sz w:val="24"/>
          <w:u w:val="none"/>
        </w:rPr>
        <w:t xml:space="preserve">. Further, advertisements often use evaluative and imperative linguistic features to manipulate audience perception and behavior (Leech, 1966).</w:t>
      </w:r>
      <w:r>
        <w:rPr>
          <w:rFonts w:ascii="Times New Roman" w:hAnsi="Times New Roman" w:eastAsia="Times New Roman" w:cs="Times New Roman"/>
          <w:color w:val="000000" w:themeColor="text1"/>
          <w:sz w:val="24"/>
          <w:u w:val="none"/>
        </w:rPr>
        <w:t xml:space="preserve"> For instance, epithets in the form of the superlative adjectives, hyperbole, and direct demands.</w:t>
      </w:r>
      <w:r>
        <w:rPr>
          <w:rFonts w:ascii="Times New Roman" w:hAnsi="Times New Roman" w:eastAsia="Times New Roman" w:cs="Times New Roman"/>
          <w:color w:val="000000" w:themeColor="text1"/>
          <w:sz w:val="24"/>
          <w:szCs w:val="24"/>
          <w:u w:val="none"/>
        </w:rPr>
      </w:r>
      <w:r>
        <w:rPr>
          <w:rFonts w:ascii="Times New Roman" w:hAnsi="Times New Roman" w:eastAsia="Times New Roman" w:cs="Times New Roman"/>
          <w:color w:val="000000" w:themeColor="text1"/>
          <w:sz w:val="24"/>
          <w:szCs w:val="24"/>
          <w:u w:val="none"/>
        </w:rPr>
      </w:r>
    </w:p>
    <w:p>
      <w:pPr>
        <w:ind w:left="0" w:right="0" w:firstLine="700"/>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Further contribution to the field of linguistic features of advertising discourse is made by Emodi (2011), who investigates the semantic choices and persuasive strategies used in advertising language, distinguishing between denotative and connotative meani</w:t>
      </w:r>
      <w:r>
        <w:rPr>
          <w:rFonts w:ascii="Times New Roman" w:hAnsi="Times New Roman" w:eastAsia="Times New Roman" w:cs="Times New Roman"/>
          <w:color w:val="000000"/>
          <w:sz w:val="24"/>
          <w:u w:val="none"/>
        </w:rPr>
        <w:t xml:space="preserve">ngs. </w:t>
      </w:r>
      <w:r>
        <w:rPr>
          <w:rFonts w:ascii="Times New Roman" w:hAnsi="Times New Roman" w:eastAsia="Times New Roman" w:cs="Times New Roman"/>
          <w:color w:val="000000"/>
          <w:sz w:val="24"/>
          <w:u w:val="none"/>
        </w:rPr>
        <w:t xml:space="preserve">It also incorporates a variety of linguistic techniques, including metaphor, wordplay, deliberate misspelling, and repetition. The research explores how advertisers manipulate these features to evoke emotions, create strong visual associations, and improve</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 xml:space="preserve">message recall through repetition and ambiguity. Additionally, Vasiloaia (2014) identifies phonetic and semantic features such as rhythm, rhyme, alliteration, assonance, graphic elements, and transliteration, which contribute to the overall persuasive effe</w:t>
      </w:r>
      <w:r>
        <w:rPr>
          <w:rFonts w:ascii="Times New Roman" w:hAnsi="Times New Roman" w:eastAsia="Times New Roman" w:cs="Times New Roman"/>
          <w:color w:val="000000"/>
          <w:sz w:val="24"/>
          <w:u w:val="none"/>
        </w:rPr>
        <w:t xml:space="preserve">ct</w:t>
      </w:r>
      <w:r>
        <w:rPr>
          <w:rFonts w:ascii="Times New Roman" w:hAnsi="Times New Roman" w:eastAsia="Times New Roman" w:cs="Times New Roman"/>
          <w:color w:val="000000"/>
          <w:sz w:val="24"/>
          <w:u w:val="none"/>
        </w:rPr>
        <w:t xml:space="preserve">. Another significant aspect of advertising discourse is its use of hyperbole and exaggeration. As noted by O’Shaughnessy (2003), advertisers often employ persuasive strategies, and extravagant claims to capture attention and create a sense of u</w:t>
      </w:r>
      <w:r>
        <w:rPr>
          <w:rFonts w:ascii="Times New Roman" w:hAnsi="Times New Roman" w:eastAsia="Times New Roman" w:cs="Times New Roman"/>
          <w:color w:val="000000"/>
          <w:sz w:val="24"/>
          <w:u w:val="none"/>
        </w:rPr>
        <w:t xml:space="preserve">rgency. This linguistic feature is frequently accompanied by visual elements that reinforce the message, as seen in advertisements that showcase products in idealized settings. All these studies contribute to the complex and detailed exploration of adverti</w:t>
      </w:r>
      <w:r>
        <w:rPr>
          <w:rFonts w:ascii="Times New Roman" w:hAnsi="Times New Roman" w:eastAsia="Times New Roman" w:cs="Times New Roman"/>
          <w:color w:val="000000"/>
          <w:sz w:val="24"/>
          <w:u w:val="none"/>
        </w:rPr>
        <w:t xml:space="preserve">sing discourse and its unique features.</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0"/>
        <w:spacing w:before="0" w:after="0" w:line="480" w:lineRule="auto"/>
        <w:shd w:val="clear" w:color="ffffff" w:fill="ffffff"/>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highlight w:val="none"/>
          <w:u w:val="none"/>
        </w:rPr>
        <w:t xml:space="preserve">1.2.2 </w:t>
      </w:r>
      <w:r>
        <w:rPr>
          <w:rFonts w:ascii="Times New Roman" w:hAnsi="Times New Roman" w:eastAsia="Times New Roman" w:cs="Times New Roman"/>
          <w:b/>
          <w:bCs/>
          <w:color w:val="000000"/>
          <w:sz w:val="24"/>
          <w:highlight w:val="none"/>
          <w:u w:val="none"/>
        </w:rPr>
        <w:t xml:space="preserve">The </w:t>
      </w:r>
      <w:r>
        <w:rPr>
          <w:rFonts w:ascii="Times New Roman" w:hAnsi="Times New Roman" w:eastAsia="Times New Roman" w:cs="Times New Roman"/>
          <w:b/>
          <w:bCs/>
          <w:color w:val="000000"/>
          <w:sz w:val="24"/>
          <w:highlight w:val="none"/>
          <w:u w:val="none"/>
        </w:rPr>
        <w:t xml:space="preserve">r</w:t>
      </w:r>
      <w:r>
        <w:rPr>
          <w:rFonts w:ascii="Times New Roman" w:hAnsi="Times New Roman" w:eastAsia="Times New Roman" w:cs="Times New Roman"/>
          <w:b/>
          <w:bCs/>
          <w:color w:val="000000"/>
          <w:sz w:val="24"/>
          <w:highlight w:val="none"/>
          <w:u w:val="none"/>
        </w:rPr>
        <w:t xml:space="preserve">ole of color and its significance in advertising discourse</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right="0" w:firstLine="720"/>
        <w:spacing w:before="0" w:after="0" w:line="480" w:lineRule="auto"/>
        <w:shd w:val="clear" w:color="ffffff" w:fill="ffffff"/>
        <w:rPr>
          <w:rFonts w:ascii="Times New Roman" w:hAnsi="Times New Roman" w:eastAsia="Times New Roman" w:cs="Times New Roman"/>
          <w:color w:val="222222"/>
          <w:sz w:val="24"/>
          <w:szCs w:val="24"/>
          <w:highlight w:val="none"/>
          <w:u w:val="none"/>
        </w:rPr>
        <w:pBdr>
          <w:top w:val="none" w:color="000000" w:sz="4" w:space="0"/>
          <w:left w:val="none" w:color="000000" w:sz="4" w:space="0"/>
          <w:bottom w:val="none" w:color="000000" w:sz="4" w:space="0"/>
          <w:right w:val="none" w:color="000000" w:sz="4" w:space="0"/>
        </w:pBdr>
        <w:suppressLineNumbers w:val="0"/>
      </w:pP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val="0"/>
          <w:bCs w:val="0"/>
          <w:color w:val="000000"/>
          <w:sz w:val="24"/>
          <w:szCs w:val="24"/>
          <w:highlight w:val="none"/>
          <w:u w:val="none"/>
        </w:rPr>
        <w:t xml:space="preserve">Color plays a critical role in a</w:t>
      </w:r>
      <w:r>
        <w:rPr>
          <w:rFonts w:ascii="Times New Roman" w:hAnsi="Times New Roman" w:eastAsia="Times New Roman" w:cs="Times New Roman"/>
          <w:b w:val="0"/>
          <w:bCs w:val="0"/>
          <w:color w:val="000000"/>
          <w:sz w:val="24"/>
          <w:szCs w:val="24"/>
          <w:highlight w:val="none"/>
          <w:u w:val="none"/>
        </w:rPr>
        <w:t xml:space="preserve">dvertising, acting as a powerful tool to evoke emotions, establish brand identity, and influence consumer behavior </w:t>
      </w:r>
      <w:r>
        <w:rPr>
          <w:rFonts w:ascii="Times New Roman" w:hAnsi="Times New Roman" w:eastAsia="Times New Roman" w:cs="Times New Roman"/>
          <w:color w:val="000000"/>
          <w:sz w:val="24"/>
          <w:szCs w:val="24"/>
          <w:u w:val="none"/>
        </w:rPr>
        <w:t xml:space="preserve">(Ghaderi et al., 2015)</w:t>
      </w:r>
      <w:r>
        <w:rPr>
          <w:rFonts w:ascii="Times New Roman" w:hAnsi="Times New Roman" w:eastAsia="Times New Roman" w:cs="Times New Roman"/>
          <w:b w:val="0"/>
          <w:bCs w:val="0"/>
          <w:color w:val="000000"/>
          <w:sz w:val="24"/>
          <w:szCs w:val="24"/>
          <w:highlight w:val="none"/>
          <w:u w:val="none"/>
        </w:rPr>
        <w:t xml:space="preserve">. The psychology of color is deeply rooted in cultural associations and personal experiences, meaning effect</w:t>
      </w:r>
      <w:r>
        <w:rPr>
          <w:rFonts w:ascii="Times New Roman" w:hAnsi="Times New Roman" w:eastAsia="Times New Roman" w:cs="Times New Roman"/>
          <w:b w:val="0"/>
          <w:bCs w:val="0"/>
          <w:color w:val="000000"/>
          <w:sz w:val="24"/>
          <w:szCs w:val="24"/>
          <w:highlight w:val="none"/>
          <w:u w:val="none"/>
        </w:rPr>
        <w:t xml:space="preserve">ive color usage requires a nuanced understanding of the target audience. Specific colors often carry specific connotations. For instance,</w:t>
      </w:r>
      <w:r>
        <w:rPr>
          <w:rFonts w:ascii="Times New Roman" w:hAnsi="Times New Roman" w:eastAsia="Times New Roman" w:cs="Times New Roman"/>
          <w:b w:val="0"/>
          <w:bCs w:val="0"/>
          <w:color w:val="000000"/>
          <w:sz w:val="24"/>
          <w:szCs w:val="24"/>
          <w:highlight w:val="none"/>
          <w:u w:val="none"/>
        </w:rPr>
        <w:t xml:space="preserve"> </w:t>
      </w:r>
      <w:r>
        <w:rPr>
          <w:rFonts w:ascii="Times New Roman" w:hAnsi="Times New Roman" w:eastAsia="Times New Roman" w:cs="Times New Roman"/>
          <w:color w:val="000000"/>
          <w:sz w:val="24"/>
          <w:szCs w:val="24"/>
          <w:highlight w:val="none"/>
          <w:u w:val="none"/>
        </w:rPr>
        <w:t xml:space="preserve">r</w:t>
      </w:r>
      <w:r>
        <w:rPr>
          <w:rFonts w:ascii="Times New Roman" w:hAnsi="Times New Roman" w:eastAsia="Times New Roman" w:cs="Times New Roman"/>
          <w:color w:val="000000"/>
          <w:sz w:val="24"/>
          <w:szCs w:val="24"/>
          <w:highlight w:val="white"/>
          <w:u w:val="none"/>
        </w:rPr>
        <w:t xml:space="preserve">ed is an intense color and has a vibrant and powerful impact on emotions, as it is used to indicate celebration, purity, passion, strength, energy, excitement, </w:t>
      </w:r>
      <w:r>
        <w:rPr>
          <w:rFonts w:ascii="Times New Roman" w:hAnsi="Times New Roman" w:eastAsia="Times New Roman" w:cs="Times New Roman"/>
          <w:color w:val="000000"/>
          <w:sz w:val="24"/>
          <w:szCs w:val="24"/>
          <w:highlight w:val="white"/>
          <w:u w:val="none"/>
        </w:rPr>
        <w:t xml:space="preserve">power, danger, blood, war, revolution and communalism.</w:t>
      </w:r>
      <w:r>
        <w:rPr>
          <w:rFonts w:ascii="Times New Roman" w:hAnsi="Times New Roman" w:eastAsia="Times New Roman" w:cs="Times New Roman"/>
          <w:color w:val="000000"/>
          <w:sz w:val="24"/>
          <w:szCs w:val="24"/>
          <w:highlight w:val="none"/>
          <w:u w:val="none"/>
        </w:rPr>
        <w:t xml:space="preserve"> </w:t>
      </w:r>
      <w:r>
        <w:rPr>
          <w:rFonts w:ascii="Times New Roman" w:hAnsi="Times New Roman" w:eastAsia="Times New Roman" w:cs="Times New Roman"/>
          <w:color w:val="000000"/>
          <w:sz w:val="24"/>
          <w:szCs w:val="24"/>
          <w:highlight w:val="none"/>
          <w:u w:val="none"/>
        </w:rPr>
        <w:t xml:space="preserve">Additionally, </w:t>
      </w:r>
      <w:r>
        <w:rPr>
          <w:rFonts w:ascii="Times New Roman" w:hAnsi="Times New Roman" w:eastAsia="Times New Roman" w:cs="Times New Roman"/>
          <w:color w:val="000000"/>
          <w:sz w:val="24"/>
          <w:szCs w:val="24"/>
          <w:highlight w:val="white"/>
          <w:u w:val="none"/>
        </w:rPr>
        <w:t xml:space="preserve">this color is popularly used by p</w:t>
      </w:r>
      <w:r>
        <w:rPr>
          <w:rFonts w:ascii="Times New Roman" w:hAnsi="Times New Roman" w:eastAsia="Times New Roman" w:cs="Times New Roman"/>
          <w:color w:val="000000"/>
          <w:sz w:val="24"/>
          <w:szCs w:val="24"/>
          <w:highlight w:val="white"/>
          <w:u w:val="none"/>
        </w:rPr>
        <w:t xml:space="preserve">roduct designers and advertisers to highlight objects of importance</w:t>
      </w:r>
      <w:r>
        <w:rPr>
          <w:rFonts w:ascii="Times New Roman" w:hAnsi="Times New Roman" w:eastAsia="Times New Roman" w:cs="Times New Roman"/>
          <w:color w:val="000000"/>
          <w:sz w:val="24"/>
          <w:szCs w:val="24"/>
          <w:highlight w:val="none"/>
          <w:u w:val="none"/>
        </w:rPr>
        <w:t xml:space="preserve"> and </w:t>
      </w:r>
      <w:r>
        <w:rPr>
          <w:rFonts w:ascii="Times New Roman" w:hAnsi="Times New Roman" w:eastAsia="Times New Roman" w:cs="Times New Roman"/>
          <w:b w:val="0"/>
          <w:bCs w:val="0"/>
          <w:color w:val="000000"/>
          <w:sz w:val="24"/>
          <w:szCs w:val="24"/>
          <w:highlight w:val="none"/>
          <w:u w:val="none"/>
        </w:rPr>
        <w:t xml:space="preserve">to encourage viewers to take actions. </w:t>
      </w:r>
      <w:r>
        <w:rPr>
          <w:rFonts w:ascii="Times New Roman" w:hAnsi="Times New Roman" w:eastAsia="Times New Roman" w:cs="Times New Roman"/>
          <w:color w:val="000000"/>
          <w:sz w:val="24"/>
          <w:szCs w:val="24"/>
          <w:highlight w:val="none"/>
          <w:u w:val="none"/>
        </w:rPr>
        <w:t xml:space="preserve">Next, </w:t>
      </w:r>
      <w:r>
        <w:rPr>
          <w:rFonts w:ascii="Times New Roman" w:hAnsi="Times New Roman" w:eastAsia="Times New Roman" w:cs="Times New Roman"/>
          <w:color w:val="000000"/>
          <w:sz w:val="24"/>
          <w:szCs w:val="24"/>
          <w:u w:val="none"/>
        </w:rPr>
        <w:t xml:space="preserve">orange, as well as red, has very high visibility, so it is used to catch attention and highlight the most important elements of the design, representing</w:t>
      </w:r>
      <w:r>
        <w:rPr>
          <w:rFonts w:ascii="Times New Roman" w:hAnsi="Times New Roman" w:eastAsia="Times New Roman" w:cs="Times New Roman"/>
          <w:color w:val="000000"/>
          <w:sz w:val="24"/>
          <w:szCs w:val="24"/>
          <w:u w:val="none"/>
        </w:rPr>
        <w:t xml:space="preserve"> fun, optimism, suppo</w:t>
      </w:r>
      <w:r>
        <w:rPr>
          <w:rFonts w:ascii="Times New Roman" w:hAnsi="Times New Roman" w:eastAsia="Times New Roman" w:cs="Times New Roman"/>
          <w:color w:val="000000"/>
          <w:sz w:val="24"/>
          <w:szCs w:val="24"/>
          <w:u w:val="none"/>
        </w:rPr>
        <w:t xml:space="preserve">r</w:t>
      </w:r>
      <w:r>
        <w:rPr>
          <w:rFonts w:ascii="Times New Roman" w:hAnsi="Times New Roman" w:eastAsia="Times New Roman" w:cs="Times New Roman"/>
          <w:color w:val="000000"/>
          <w:sz w:val="24"/>
          <w:szCs w:val="24"/>
          <w:u w:val="none"/>
        </w:rPr>
        <w:t xml:space="preserve">t</w:t>
      </w:r>
      <w:r>
        <w:rPr>
          <w:rFonts w:ascii="Times New Roman" w:hAnsi="Times New Roman" w:eastAsia="Times New Roman" w:cs="Times New Roman"/>
          <w:color w:val="000000"/>
          <w:sz w:val="24"/>
          <w:szCs w:val="24"/>
          <w:u w:val="none"/>
        </w:rPr>
        <w:t xml:space="preserve"> and s</w:t>
      </w:r>
      <w:r>
        <w:rPr>
          <w:rFonts w:ascii="Times New Roman" w:hAnsi="Times New Roman" w:eastAsia="Times New Roman" w:cs="Times New Roman"/>
          <w:color w:val="000000"/>
          <w:sz w:val="24"/>
          <w:szCs w:val="24"/>
          <w:u w:val="none"/>
        </w:rPr>
        <w:t xml:space="preserve">ociability</w:t>
      </w:r>
      <w:r>
        <w:rPr>
          <w:rFonts w:ascii="Times New Roman" w:hAnsi="Times New Roman" w:eastAsia="Times New Roman" w:cs="Times New Roman"/>
          <w:b w:val="0"/>
          <w:bCs w:val="0"/>
          <w:color w:val="000000"/>
          <w:sz w:val="24"/>
          <w:szCs w:val="24"/>
          <w:highlight w:val="none"/>
          <w:u w:val="none"/>
        </w:rPr>
        <w:t xml:space="preserve">.</w:t>
      </w:r>
      <w:r>
        <w:rPr>
          <w:rFonts w:ascii="Times New Roman" w:hAnsi="Times New Roman" w:eastAsia="Times New Roman" w:cs="Times New Roman"/>
          <w:color w:val="222222"/>
          <w:sz w:val="24"/>
          <w:szCs w:val="24"/>
          <w:highlight w:val="white"/>
          <w:u w:val="none"/>
        </w:rPr>
        <w:t xml:space="preserve"> Blue is considered to reflect tranquility, trust, confidence, liberty,  wisdom, wealth, and truthfulness, whereas yellow signifies sunlight, joy, earth, optimism, intelligence, hope, feminity, and friendship. As for green, it signifies growth, nature, you</w:t>
      </w:r>
      <w:r>
        <w:rPr>
          <w:rFonts w:ascii="Times New Roman" w:hAnsi="Times New Roman" w:eastAsia="Times New Roman" w:cs="Times New Roman"/>
          <w:color w:val="222222"/>
          <w:sz w:val="24"/>
          <w:szCs w:val="24"/>
          <w:highlight w:val="white"/>
          <w:u w:val="none"/>
        </w:rPr>
        <w:t xml:space="preserve">th, health, and stability, and brown stands for an earthy and environmental quality and is generally coupled with green. It is used to represent calmness, </w:t>
      </w:r>
      <w:r>
        <w:rPr>
          <w:rFonts w:ascii="Times New Roman" w:hAnsi="Times New Roman" w:eastAsia="Times New Roman" w:cs="Times New Roman"/>
          <w:color w:val="000000"/>
          <w:sz w:val="24"/>
          <w:szCs w:val="24"/>
          <w:u w:val="none"/>
        </w:rPr>
        <w:t xml:space="preserve">nature, and tradition.</w:t>
      </w:r>
      <w:r>
        <w:rPr>
          <w:rFonts w:ascii="Times New Roman" w:hAnsi="Times New Roman" w:eastAsia="Times New Roman" w:cs="Times New Roman"/>
          <w:color w:val="000000"/>
          <w:sz w:val="24"/>
          <w:szCs w:val="24"/>
          <w:u w:val="none"/>
        </w:rPr>
        <w:t xml:space="preserve"> Purple</w:t>
      </w:r>
      <w:r>
        <w:rPr>
          <w:rFonts w:ascii="Times New Roman" w:hAnsi="Times New Roman" w:eastAsia="Times New Roman" w:cs="Times New Roman"/>
          <w:color w:val="000000"/>
          <w:sz w:val="24"/>
          <w:szCs w:val="24"/>
          <w:u w:val="none"/>
        </w:rPr>
        <w:t xml:space="preserve"> </w:t>
      </w:r>
      <w:r>
        <w:rPr>
          <w:rFonts w:ascii="Times New Roman" w:hAnsi="Times New Roman" w:eastAsia="Times New Roman" w:cs="Times New Roman"/>
          <w:color w:val="000000"/>
          <w:sz w:val="24"/>
          <w:szCs w:val="24"/>
          <w:u w:val="none"/>
        </w:rPr>
        <w:t xml:space="preserve">color</w:t>
      </w:r>
      <w:r>
        <w:rPr>
          <w:rFonts w:ascii="Times New Roman" w:hAnsi="Times New Roman" w:eastAsia="Times New Roman" w:cs="Times New Roman"/>
          <w:color w:val="000000"/>
          <w:sz w:val="24"/>
          <w:szCs w:val="24"/>
          <w:u w:val="none"/>
        </w:rPr>
        <w:t xml:space="preserve"> </w:t>
      </w:r>
      <w:r>
        <w:rPr>
          <w:rFonts w:ascii="Times New Roman" w:hAnsi="Times New Roman" w:eastAsia="Times New Roman" w:cs="Times New Roman"/>
          <w:color w:val="222222"/>
          <w:sz w:val="24"/>
          <w:szCs w:val="24"/>
          <w:highlight w:val="none"/>
          <w:u w:val="none"/>
        </w:rPr>
        <w:t xml:space="preserve">is </w:t>
      </w:r>
      <w:r>
        <w:rPr>
          <w:rFonts w:ascii="Times New Roman" w:hAnsi="Times New Roman" w:eastAsia="Times New Roman" w:cs="Times New Roman"/>
          <w:color w:val="222222"/>
          <w:sz w:val="24"/>
          <w:szCs w:val="24"/>
          <w:highlight w:val="white"/>
          <w:u w:val="none"/>
        </w:rPr>
        <w:t xml:space="preserve">considered to be the color of humility,ceremony, mystery, sensuality, pride, </w:t>
      </w:r>
      <w:r>
        <w:rPr>
          <w:rFonts w:ascii="Times New Roman" w:hAnsi="Times New Roman" w:eastAsia="Times New Roman" w:cs="Times New Roman"/>
          <w:color w:val="222222"/>
          <w:sz w:val="24"/>
          <w:szCs w:val="24"/>
          <w:highlight w:val="white"/>
          <w:u w:val="none"/>
        </w:rPr>
        <w:t xml:space="preserve">while pink is used to symbolize appreciation, admiration, sympathy, health, feminity, love, joy, and innocence</w:t>
      </w:r>
      <w:r>
        <w:rPr>
          <w:rFonts w:ascii="Times New Roman" w:hAnsi="Times New Roman" w:eastAsia="Times New Roman" w:cs="Times New Roman"/>
          <w:color w:val="222222"/>
          <w:sz w:val="24"/>
          <w:szCs w:val="24"/>
          <w:highlight w:val="white"/>
          <w:u w:val="none"/>
        </w:rPr>
        <w:t xml:space="preserve">.</w:t>
      </w:r>
      <w:r>
        <w:rPr>
          <w:rFonts w:ascii="Times New Roman" w:hAnsi="Times New Roman" w:eastAsia="Times New Roman" w:cs="Times New Roman"/>
          <w:color w:val="222222"/>
          <w:sz w:val="24"/>
          <w:szCs w:val="24"/>
          <w:highlight w:val="none"/>
          <w:u w:val="none"/>
        </w:rPr>
        <w:t xml:space="preserve"> Furthermore, black and white in tandem demonstrate cleanliness, fearfulness, seriousness, modernity, elegance, and professionalism, while </w:t>
      </w:r>
      <w:r>
        <w:rPr>
          <w:rFonts w:ascii="Times New Roman" w:hAnsi="Times New Roman" w:eastAsia="Times New Roman" w:cs="Times New Roman"/>
          <w:color w:val="222222"/>
          <w:sz w:val="24"/>
          <w:highlight w:val="none"/>
          <w:u w:val="none"/>
        </w:rPr>
        <w:t xml:space="preserve">g</w:t>
      </w:r>
      <w:r>
        <w:rPr>
          <w:rFonts w:ascii="Times New Roman" w:hAnsi="Times New Roman" w:eastAsia="Times New Roman" w:cs="Times New Roman"/>
          <w:color w:val="222222"/>
          <w:sz w:val="24"/>
          <w:highlight w:val="white"/>
          <w:u w:val="none"/>
        </w:rPr>
        <w:t xml:space="preserve">ray is used to portray elegance, respect, wisdom, old-age, balance, and neutrality</w:t>
      </w:r>
      <w:r>
        <w:rPr>
          <w:rFonts w:ascii="Times New Roman" w:hAnsi="Times New Roman" w:eastAsia="Times New Roman" w:cs="Times New Roman"/>
          <w:color w:val="000000"/>
          <w:sz w:val="24"/>
          <w:szCs w:val="24"/>
          <w:highlight w:val="white"/>
          <w:u w:val="none"/>
        </w:rPr>
        <w:t xml:space="preserve"> (Cerrato, 2012; Singh &amp; Srivastava, 2011)</w:t>
      </w:r>
      <w:r>
        <w:rPr>
          <w:rFonts w:ascii="Times New Roman" w:hAnsi="Times New Roman" w:eastAsia="Times New Roman" w:cs="Times New Roman"/>
          <w:color w:val="222222"/>
          <w:sz w:val="24"/>
          <w:szCs w:val="24"/>
          <w:highlight w:val="none"/>
          <w:u w:val="none"/>
        </w:rPr>
        <w:t xml:space="preserve">. Overall,</w:t>
      </w:r>
      <w:r>
        <w:rPr>
          <w:rFonts w:ascii="Times New Roman" w:hAnsi="Times New Roman" w:eastAsia="Times New Roman" w:cs="Times New Roman"/>
          <w:b w:val="0"/>
          <w:bCs w:val="0"/>
          <w:color w:val="000000"/>
          <w:sz w:val="24"/>
          <w:szCs w:val="24"/>
          <w:highlight w:val="none"/>
          <w:u w:val="none"/>
        </w:rPr>
        <w:t xml:space="preserve"> the strategic application of color is essential for creating persuasive advertising campaigns that resonate with consumers and translate the main ideas with the proper connotations</w:t>
      </w:r>
      <w:r>
        <w:rPr>
          <w:rFonts w:ascii="Times New Roman" w:hAnsi="Times New Roman" w:eastAsia="Times New Roman" w:cs="Times New Roman"/>
          <w:b w:val="0"/>
          <w:bCs w:val="0"/>
          <w:color w:val="000000"/>
          <w:sz w:val="24"/>
          <w:szCs w:val="24"/>
          <w:highlight w:val="none"/>
          <w:u w:val="none"/>
        </w:rPr>
        <w:t xml:space="preserve">.</w:t>
      </w:r>
      <w:r>
        <w:rPr>
          <w:rFonts w:ascii="Times New Roman" w:hAnsi="Times New Roman" w:eastAsia="Times New Roman" w:cs="Times New Roman"/>
          <w:b w:val="0"/>
          <w:bCs w:val="0"/>
          <w:color w:val="000000"/>
          <w:sz w:val="24"/>
          <w:szCs w:val="24"/>
          <w:highlight w:val="none"/>
          <w:u w:val="none"/>
        </w:rPr>
        <w:t xml:space="preserve"> </w:t>
      </w:r>
      <w:r>
        <w:rPr>
          <w:rFonts w:ascii="Times New Roman" w:hAnsi="Times New Roman" w:eastAsia="Times New Roman" w:cs="Times New Roman"/>
          <w:color w:val="222222"/>
          <w:sz w:val="24"/>
          <w:szCs w:val="24"/>
          <w:highlight w:val="none"/>
          <w:u w:val="none"/>
        </w:rPr>
      </w:r>
      <w:r>
        <w:rPr>
          <w:rFonts w:ascii="Times New Roman" w:hAnsi="Times New Roman" w:eastAsia="Times New Roman" w:cs="Times New Roman"/>
          <w:color w:val="222222"/>
          <w:sz w:val="24"/>
          <w:szCs w:val="24"/>
          <w:highlight w:val="none"/>
          <w:u w:val="none"/>
        </w:rPr>
      </w:r>
    </w:p>
    <w:p>
      <w:pPr>
        <w:ind w:left="0" w:right="0" w:firstLine="0"/>
        <w:spacing w:before="0" w:after="0" w:line="480" w:lineRule="auto"/>
        <w:shd w:val="clear" w:color="ffffff" w:fill="ffffff"/>
        <w:rPr>
          <w:rFonts w:ascii="Times New Roman" w:hAnsi="Times New Roman" w:eastAsia="Times New Roman" w:cs="Times New Roman"/>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b/>
          <w:color w:val="000000"/>
          <w:sz w:val="24"/>
          <w:u w:val="none"/>
        </w:rPr>
        <w:t xml:space="preserve">1.2.3. Social and motivational advertising as a separate segment of the advertising discourse</w:t>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It is interesting to know that the term “social advertising” is used only in Russian advertising discourse, whereas in other countries the term “public advertising” is used for this phenomenon (Tomilin, 2010). The Federal Law No. 38-FZ of March 13, 2006 "O</w:t>
      </w:r>
      <w:r>
        <w:rPr>
          <w:rFonts w:ascii="Times New Roman" w:hAnsi="Times New Roman" w:eastAsia="Times New Roman" w:cs="Times New Roman"/>
          <w:color w:val="000000"/>
          <w:sz w:val="24"/>
          <w:u w:val="none"/>
        </w:rPr>
        <w:t xml:space="preserve">n Advertising" provides the definition of social advertising as representation of public and state interests that aims to achieving charitable goals. The following interpretation can be found in scientific literature that defines s</w:t>
      </w:r>
      <w:r>
        <w:rPr>
          <w:rFonts w:ascii="Times New Roman" w:hAnsi="Times New Roman" w:eastAsia="Times New Roman" w:cs="Times New Roman"/>
          <w:color w:val="000000"/>
          <w:sz w:val="24"/>
          <w:u w:val="none"/>
        </w:rPr>
        <w:t xml:space="preserve">ocial advertising as a special type of non-commercial information aimed to achieve certain social goals by the state, executive authorities or non-commercial organizations (Gribok, 2008; Vainer &amp; Gladkikh, 2012). In any case, social adverti</w:t>
      </w:r>
      <w:r>
        <w:rPr>
          <w:rFonts w:ascii="Times New Roman" w:hAnsi="Times New Roman" w:eastAsia="Times New Roman" w:cs="Times New Roman"/>
          <w:color w:val="000000"/>
          <w:sz w:val="24"/>
          <w:u w:val="none"/>
        </w:rPr>
        <w:t xml:space="preserve">sing should not be considered as a separately existing phenomenon, but within the framework of the general system of public relations.</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According to Kinnick et al. (1996), social advertising employs similar linguistic strategies as commercial advertising but often emphasizes ethical appeals and social responsibility. As for main strategies utilized in social advertising, it is vital to hig</w:t>
      </w:r>
      <w:r>
        <w:rPr>
          <w:rFonts w:ascii="Times New Roman" w:hAnsi="Times New Roman" w:eastAsia="Times New Roman" w:cs="Times New Roman"/>
          <w:color w:val="000000"/>
          <w:sz w:val="24"/>
          <w:u w:val="none"/>
        </w:rPr>
        <w:t xml:space="preserve">hlight the following features: simple sentences, simple words and phrases, and persuasiveness. It can be represented in the stylistic devices used in such advertising: imperative verbs, personal pronoun “you”, exclamatory sentences, explicit complex imager</w:t>
      </w:r>
      <w:r>
        <w:rPr>
          <w:rFonts w:ascii="Times New Roman" w:hAnsi="Times New Roman" w:eastAsia="Times New Roman" w:cs="Times New Roman"/>
          <w:color w:val="000000"/>
          <w:sz w:val="24"/>
          <w:u w:val="none"/>
        </w:rPr>
        <w:t xml:space="preserve">y that sometimes need an analysis for understanding, and emotive language with the usage of positive or negative connotations of words that evoke strong emotions and contribute to the meaning of recommendation to do something (Tatisheva, 2019). Cheremisina</w:t>
      </w:r>
      <w:r>
        <w:rPr>
          <w:rFonts w:ascii="Times New Roman" w:hAnsi="Times New Roman" w:eastAsia="Times New Roman" w:cs="Times New Roman"/>
          <w:color w:val="000000"/>
          <w:sz w:val="24"/>
          <w:u w:val="none"/>
        </w:rPr>
        <w:t xml:space="preserve"> (2016) also examines the linguistic features of social advertising, focusing on various parts of speech that influence audience perception. She points out that verbs in the imperative mood are crucial for calls to action, while nouns and adjectives evoke </w:t>
      </w:r>
      <w:r>
        <w:rPr>
          <w:rFonts w:ascii="Times New Roman" w:hAnsi="Times New Roman" w:eastAsia="Times New Roman" w:cs="Times New Roman"/>
          <w:color w:val="000000"/>
          <w:sz w:val="24"/>
          <w:u w:val="none"/>
        </w:rPr>
        <w:t xml:space="preserve">emotional responses, also the use of statistics and numbers enhances the persuasive impact of advertising messages.</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Thus, the main goal of the social advertising discourse is to influence the worldview of the social addressee, possibly changing his opinions, beliefs, and social attitudes (Zvada &amp; Kuznetsova, 2019). The effectiveness of social advertising is often evalua</w:t>
      </w:r>
      <w:r>
        <w:rPr>
          <w:rFonts w:ascii="Times New Roman" w:hAnsi="Times New Roman" w:eastAsia="Times New Roman" w:cs="Times New Roman"/>
          <w:color w:val="000000"/>
          <w:sz w:val="24"/>
          <w:u w:val="none"/>
        </w:rPr>
        <w:t xml:space="preserve">ted through its ability to resonate with the target audience. This approach not only raises awareness but also fosters a sense of community and collective responsibility.</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Another popular type of advertising is motivational. It is a form of advertising that aims to inspire and motivate individuals. They often use inspiring messages, images, and stories to encourage people to take action, pursue their goals, or adopt positive</w:t>
      </w:r>
      <w:r>
        <w:rPr>
          <w:rFonts w:ascii="Times New Roman" w:hAnsi="Times New Roman" w:eastAsia="Times New Roman" w:cs="Times New Roman"/>
          <w:color w:val="000000"/>
          <w:sz w:val="24"/>
          <w:u w:val="none"/>
        </w:rPr>
        <w:t xml:space="preserve"> attitudes </w:t>
      </w:r>
      <w:r>
        <w:rPr>
          <w:rFonts w:ascii="Times New Roman" w:hAnsi="Times New Roman" w:eastAsia="Times New Roman" w:cs="Times New Roman"/>
          <w:color w:val="000000"/>
          <w:sz w:val="24"/>
          <w:u w:val="none"/>
        </w:rPr>
        <w:t xml:space="preserve">(</w:t>
      </w:r>
      <w:hyperlink r:id="rId12" w:tooltip="https://froggyads.com/blog/motivational-advertisements-2/)." w:history="1">
        <w:r>
          <w:rPr>
            <w:rStyle w:val="858"/>
            <w:rFonts w:ascii="Times New Roman" w:hAnsi="Times New Roman" w:eastAsia="Times New Roman" w:cs="Times New Roman"/>
            <w:color w:val="000000"/>
            <w:sz w:val="24"/>
            <w:u w:val="single"/>
          </w:rPr>
        </w:r>
        <w:r>
          <w:rPr>
            <w:rFonts w:ascii="Times New Roman" w:hAnsi="Times New Roman" w:eastAsia="Times New Roman" w:cs="Times New Roman"/>
            <w:color w:val="000000"/>
            <w:sz w:val="24"/>
            <w:u w:val="none"/>
          </w:rPr>
          <w:t xml:space="preserve">Support, 2024)</w:t>
        </w:r>
        <w:r>
          <w:rPr>
            <w:rStyle w:val="858"/>
            <w:rFonts w:ascii="Times New Roman" w:hAnsi="Times New Roman" w:eastAsia="Times New Roman" w:cs="Times New Roman"/>
            <w:color w:val="000000"/>
            <w:sz w:val="24"/>
            <w:u w:val="none"/>
          </w:rPr>
          <w:t xml:space="preserve">.</w:t>
        </w:r>
      </w:hyperlink>
      <w:r>
        <w:rPr>
          <w:u w:val="none"/>
        </w:rPr>
      </w:r>
      <w:r>
        <w:rPr>
          <w:rFonts w:ascii="Times New Roman" w:hAnsi="Times New Roman" w:eastAsia="Times New Roman" w:cs="Times New Roman"/>
          <w:color w:val="000000"/>
          <w:sz w:val="24"/>
          <w:u w:val="none"/>
        </w:rPr>
        <w:t xml:space="preserve"> While traditional advertising focuses on features and benefits, motivational advertising connects with consumers on a deeper psychological level, leveraging theories from behavioral science and neuroscience. For instance, brands like Nike does not just se</w:t>
      </w:r>
      <w:r>
        <w:rPr>
          <w:rFonts w:ascii="Times New Roman" w:hAnsi="Times New Roman" w:eastAsia="Times New Roman" w:cs="Times New Roman"/>
          <w:color w:val="000000"/>
          <w:sz w:val="24"/>
          <w:u w:val="none"/>
        </w:rPr>
        <w:t xml:space="preserve">ll products, but looks for innovative ways to connect with its audience through creativity like the Nike+ platform. It’s an app that invites all Nike members to engage with one another, share their stories and promote active lifestyle </w:t>
      </w:r>
      <w:r>
        <w:rPr>
          <w:rFonts w:ascii="Times New Roman" w:hAnsi="Times New Roman" w:eastAsia="Times New Roman" w:cs="Times New Roman"/>
          <w:color w:val="000000"/>
          <w:sz w:val="24"/>
          <w:u w:val="none"/>
        </w:rPr>
        <w:t xml:space="preserve">(Garces, 2024).</w:t>
      </w: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 Additionally, emotions play an essential role in motivational advertising. Research by Berger and Milkman (2012) found that content evoking strong emotions such as inspiration, excitement, or even fear is more likely to be shared and remembered. For examp</w:t>
      </w:r>
      <w:r>
        <w:rPr>
          <w:rFonts w:ascii="Times New Roman" w:hAnsi="Times New Roman" w:eastAsia="Times New Roman" w:cs="Times New Roman"/>
          <w:color w:val="000000"/>
          <w:sz w:val="24"/>
          <w:u w:val="none"/>
        </w:rPr>
        <w:t xml:space="preserve">le, public campaigns on health risks because of negative addictions may use fear appeals to motivate behavioral change.</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As for the main features of the motivational advertising, it is quite similar with the social advertising, where a call to action, imperatives, personal pronouns </w:t>
      </w:r>
      <w:r>
        <w:rPr>
          <w:rFonts w:ascii="Times New Roman" w:hAnsi="Times New Roman" w:eastAsia="Times New Roman" w:cs="Times New Roman"/>
          <w:color w:val="000000"/>
          <w:sz w:val="24"/>
          <w:u w:val="none"/>
        </w:rPr>
        <w:t xml:space="preserve">“I”</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color w:val="000000"/>
          <w:sz w:val="24"/>
          <w:u w:val="none"/>
        </w:rPr>
        <w:t xml:space="preserve">“you”</w:t>
      </w:r>
      <w:r>
        <w:rPr>
          <w:rFonts w:ascii="Times New Roman" w:hAnsi="Times New Roman" w:eastAsia="Times New Roman" w:cs="Times New Roman"/>
          <w:color w:val="000000"/>
          <w:sz w:val="24"/>
          <w:u w:val="none"/>
        </w:rPr>
        <w:t xml:space="preserve">, epithets, metaphors, hyperbole, comparisons, personifications, repetitions, rhy</w:t>
      </w:r>
      <w:r>
        <w:rPr>
          <w:rFonts w:ascii="Times New Roman" w:hAnsi="Times New Roman" w:eastAsia="Times New Roman" w:cs="Times New Roman"/>
          <w:color w:val="000000"/>
          <w:sz w:val="24"/>
          <w:u w:val="none"/>
        </w:rPr>
        <w:t xml:space="preserve">ming slogans, and personification (Ivanova &amp; Ponomareva, 2021). All of these strategies provide an opportunity to express effectively the implied meanings and evoke emotional response.</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In summary, social advertising represents a distinct segment of advertising discourse that prioritizes social change over commercial profit. Its linguistic features and multimodal elements work together to create persuasive messages that aim to inspire act</w:t>
      </w:r>
      <w:r>
        <w:rPr>
          <w:rFonts w:ascii="Times New Roman" w:hAnsi="Times New Roman" w:eastAsia="Times New Roman" w:cs="Times New Roman"/>
          <w:color w:val="000000"/>
          <w:sz w:val="24"/>
          <w:u w:val="none"/>
        </w:rPr>
        <w:t xml:space="preserve">ion and raise awareness of social issues, whereas motivational advertising is an effective tool that can foster deep connections with the viewers and motivate them to do or not to do specific actions,maintaining authenticity and trust.</w:t>
      </w:r>
      <w:r>
        <w:rPr>
          <w:sz w:val="24"/>
        </w:rPr>
      </w:r>
      <w:r/>
    </w:p>
    <w:p>
      <w:pPr>
        <w:pStyle w:val="704"/>
        <w:ind w:left="0" w:right="0" w:firstLine="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2.3. Multimodality in advertising discourse</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As it was stated earlier, multimodality refers to the use of multiple modes of communication, including visual, auditory, and textual elements, to convey meaning. In the context of advertising discourse, multimodality plays a crucial role in enhancing the </w:t>
      </w:r>
      <w:r>
        <w:rPr>
          <w:rFonts w:ascii="Times New Roman" w:hAnsi="Times New Roman" w:eastAsia="Times New Roman" w:cs="Times New Roman"/>
          <w:color w:val="000000"/>
          <w:sz w:val="24"/>
          <w:u w:val="none"/>
        </w:rPr>
        <w:t xml:space="preserve">persuasive impact of advertisements. According to Kress and van Leeuwen (2006), advertisements often combine images, text, and colors to create a cohesive message that appeals to various senses. This multimodal approach allows advertisers to create rich an</w:t>
      </w:r>
      <w:r>
        <w:rPr>
          <w:rFonts w:ascii="Times New Roman" w:hAnsi="Times New Roman" w:eastAsia="Times New Roman" w:cs="Times New Roman"/>
          <w:color w:val="000000"/>
          <w:sz w:val="24"/>
          <w:u w:val="none"/>
        </w:rPr>
        <w:t xml:space="preserve">d engaging narratives that resonate with consumers. For instance, a print advertisement for a luxury product for women may feature high-quality images, elegant typography, and a sophisticated color palette to evoke feelings of prestige and desirability. Fu</w:t>
      </w:r>
      <w:r>
        <w:rPr>
          <w:rFonts w:ascii="Times New Roman" w:hAnsi="Times New Roman" w:eastAsia="Times New Roman" w:cs="Times New Roman"/>
          <w:color w:val="000000"/>
          <w:sz w:val="24"/>
          <w:u w:val="none"/>
        </w:rPr>
        <w:t xml:space="preserve">rthermore, social advertising often leverages multimodal elements to enhance its impact. As for social advertising, according to Gunter and Furnham (1992), the combination of visual and verbal communication in social advertising can create a more compellin</w:t>
      </w:r>
      <w:r>
        <w:rPr>
          <w:rFonts w:ascii="Times New Roman" w:hAnsi="Times New Roman" w:eastAsia="Times New Roman" w:cs="Times New Roman"/>
          <w:color w:val="000000"/>
          <w:sz w:val="24"/>
          <w:u w:val="none"/>
        </w:rPr>
        <w:t xml:space="preserve">g message. For example, campaigns promoting gender inequalities may use striking visuals of harassment alongside powerful slogans to evoke a sense of urgency and responsibility.</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In this context, the popularity of posters, that exemplify the multimodal nature of advertising discourse, has experienced significant surges during crucial historical and social events. The interplay between image and text in posters can create a powerful</w:t>
      </w:r>
      <w:r>
        <w:rPr>
          <w:rFonts w:ascii="Times New Roman" w:hAnsi="Times New Roman" w:eastAsia="Times New Roman" w:cs="Times New Roman"/>
          <w:color w:val="000000"/>
          <w:sz w:val="24"/>
          <w:u w:val="none"/>
        </w:rPr>
        <w:t xml:space="preserve"> emotional response, making them an effective medium for both commercial and social advertising. For example, one such period was during the Russian Civil War (1917–1923), a time marked by the emergence of diverse social ideologies, movements, and transfor</w:t>
      </w:r>
      <w:r>
        <w:rPr>
          <w:rFonts w:ascii="Times New Roman" w:hAnsi="Times New Roman" w:eastAsia="Times New Roman" w:cs="Times New Roman"/>
          <w:color w:val="000000"/>
          <w:sz w:val="24"/>
          <w:u w:val="none"/>
        </w:rPr>
        <w:t xml:space="preserve">mations. Posters played a crucial role in this era as tools for agitation, mobilization, and unity among the people. They served as vital instruments for navigating challenging times (Symonovich, 2018). It was that period when the Soviet posters presented </w:t>
      </w:r>
      <w:r>
        <w:rPr>
          <w:rFonts w:ascii="Times New Roman" w:hAnsi="Times New Roman" w:eastAsia="Times New Roman" w:cs="Times New Roman"/>
          <w:color w:val="000000"/>
          <w:sz w:val="24"/>
          <w:u w:val="none"/>
        </w:rPr>
        <w:t xml:space="preserve">a unique context for analyzing women's depiction, since they were one of the main figures of promotional ideas. These portrayals emphasized women's roles in nation-building efforts by depicting them as multifaceted figures: workers, mothers, and public act</w:t>
      </w:r>
      <w:r>
        <w:rPr>
          <w:rFonts w:ascii="Times New Roman" w:hAnsi="Times New Roman" w:eastAsia="Times New Roman" w:cs="Times New Roman"/>
          <w:color w:val="000000"/>
          <w:sz w:val="24"/>
          <w:u w:val="none"/>
        </w:rPr>
        <w:t xml:space="preserve">ivists (Bolotova, 2018; Mispoulet, 2006; Savostkina, 2018). These studies highlight popular female "missions" represented on these posters and explore why such representations were prevalent and provide background for understanding the choice of visuals an</w:t>
      </w:r>
      <w:r>
        <w:rPr>
          <w:rFonts w:ascii="Times New Roman" w:hAnsi="Times New Roman" w:eastAsia="Times New Roman" w:cs="Times New Roman"/>
          <w:color w:val="000000"/>
          <w:sz w:val="24"/>
          <w:u w:val="none"/>
        </w:rPr>
        <w:t xml:space="preserve">d language used in female representation of that era.</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As for the advertising of goods, the use of multimodal elements can enhance brand recognition and build trust. According to Bakhurst (2007), advertisements that employ consistent visual and textual elements across various media can strengthen brand identit</w:t>
      </w:r>
      <w:r>
        <w:rPr>
          <w:rFonts w:ascii="Times New Roman" w:hAnsi="Times New Roman" w:eastAsia="Times New Roman" w:cs="Times New Roman"/>
          <w:color w:val="000000"/>
          <w:sz w:val="24"/>
          <w:u w:val="none"/>
        </w:rPr>
        <w:t xml:space="preserve">y and consumer loyalty. This is evident in campaigns that use specific colors, fonts, and logos to create a cohesive brand image across print, digital, and other platforms, as the rise of digital media has further expanded the possibilities for multimodal </w:t>
      </w:r>
      <w:r>
        <w:rPr>
          <w:rFonts w:ascii="Times New Roman" w:hAnsi="Times New Roman" w:eastAsia="Times New Roman" w:cs="Times New Roman"/>
          <w:color w:val="000000"/>
          <w:sz w:val="24"/>
          <w:u w:val="none"/>
        </w:rPr>
        <w:t xml:space="preserve">advertising discourse. With the advent of social media and online platforms, advertisers can now incorporate interactive elements, such as videos, animations, and user-generated content, into their campaigns. As noted by McQuail (2010), this interactivity </w:t>
      </w:r>
      <w:r>
        <w:rPr>
          <w:rFonts w:ascii="Times New Roman" w:hAnsi="Times New Roman" w:eastAsia="Times New Roman" w:cs="Times New Roman"/>
          <w:color w:val="000000"/>
          <w:sz w:val="24"/>
          <w:u w:val="none"/>
        </w:rPr>
        <w:t xml:space="preserve">allows for greater audience engagement and participation, leading to more effective persuasive communication.</w:t>
      </w:r>
      <w:r/>
    </w:p>
    <w:p>
      <w:pPr>
        <w:ind w:left="0" w:right="0" w:firstLine="700"/>
        <w:spacing w:before="0" w:after="0" w:line="480" w:lineRule="auto"/>
        <w:shd w:val="clear" w:color="ffffff" w:fill="ffffff"/>
        <w:rPr>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In conclusion, multimodality is a fundamental aspect of advertising discourse, allowing advertisers to create rich and engaging messages that resonate with consumers. The combination of visual and textual elements, particularly in posters and digital media</w:t>
      </w:r>
      <w:r>
        <w:rPr>
          <w:rFonts w:ascii="Times New Roman" w:hAnsi="Times New Roman" w:eastAsia="Times New Roman" w:cs="Times New Roman"/>
          <w:color w:val="000000"/>
          <w:sz w:val="24"/>
          <w:u w:val="none"/>
        </w:rPr>
        <w:t xml:space="preserve">, enhances the persuasive impact of advertisements and contributes to brand recognition and recall.</w:t>
      </w:r>
      <w:r>
        <w:rPr>
          <w:sz w:val="24"/>
          <w:szCs w:val="24"/>
          <w:highlight w:val="none"/>
        </w:rPr>
      </w:r>
      <w:r>
        <w:rPr>
          <w:sz w:val="24"/>
          <w:szCs w:val="24"/>
          <w:highlight w:val="none"/>
        </w:rPr>
      </w:r>
    </w:p>
    <w:p>
      <w:pPr>
        <w:ind w:left="0" w:right="0" w:firstLine="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Section 3: Female image in the advertising discourse</w:t>
      </w:r>
      <w:r/>
    </w:p>
    <w:p>
      <w:pPr>
        <w:ind w:left="0" w:right="0" w:firstLine="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3.1. Linguistic features of the female image representation in advertising discourse</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representation of female images in advertising discourse has evolved significantly over time, reflecting broader social changes and cultural shifts. The study of female representation in advertising is crucial for understanding how female representatio</w:t>
      </w:r>
      <w:r>
        <w:rPr>
          <w:rFonts w:ascii="Times New Roman" w:hAnsi="Times New Roman" w:eastAsia="Times New Roman" w:cs="Times New Roman"/>
          <w:color w:val="000000"/>
          <w:sz w:val="24"/>
          <w:u w:val="none"/>
        </w:rPr>
        <w:t xml:space="preserve">n and ideals are constructed, communicated, and transformed through visual and linguistic means. Also, van Leeuwen (1996, p. 43) argues that “representations can reallocate roles; rearrange the social relations between the participants”, depending on the t</w:t>
      </w:r>
      <w:r>
        <w:rPr>
          <w:rFonts w:ascii="Times New Roman" w:hAnsi="Times New Roman" w:eastAsia="Times New Roman" w:cs="Times New Roman"/>
          <w:color w:val="000000"/>
          <w:sz w:val="24"/>
          <w:u w:val="none"/>
        </w:rPr>
        <w:t xml:space="preserve">ype of information or ideology being conveyed. Research indicates that language extends beyond simple communication, because it is also important in constructing social realities (Foucault, 1969). In the realm of advertising, for example, domestic roles at</w:t>
      </w:r>
      <w:r>
        <w:rPr>
          <w:rFonts w:ascii="Times New Roman" w:hAnsi="Times New Roman" w:eastAsia="Times New Roman" w:cs="Times New Roman"/>
          <w:color w:val="000000"/>
          <w:sz w:val="24"/>
          <w:u w:val="none"/>
        </w:rPr>
        <w:t xml:space="preserve">tributed to women are often perceived as innate and general, yet they signify the subordination of women and the superiority of men, who are associated with positions of power in society. However, as time passed, women roles in the society have changed.</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Linguistically, specific lexical choices, syntactic structures, and phonetic elements can profoundly influence how women are depicted in advertisements. For instance, alliteration is frequently employed</w:t>
      </w:r>
      <w:r>
        <w:rPr>
          <w:rFonts w:ascii="Times New Roman" w:hAnsi="Times New Roman" w:eastAsia="Times New Roman" w:cs="Times New Roman"/>
          <w:color w:val="000000"/>
          <w:sz w:val="24"/>
          <w:u w:val="none"/>
        </w:rPr>
        <w:t xml:space="preserve"> at t</w:t>
      </w:r>
      <w:r>
        <w:rPr>
          <w:rFonts w:ascii="Times New Roman" w:hAnsi="Times New Roman" w:eastAsia="Times New Roman" w:cs="Times New Roman"/>
          <w:color w:val="000000"/>
          <w:sz w:val="24"/>
          <w:u w:val="none"/>
        </w:rPr>
        <w:t xml:space="preserve">he phonetic</w:t>
      </w:r>
      <w:r>
        <w:rPr>
          <w:rFonts w:ascii="Times New Roman" w:hAnsi="Times New Roman" w:eastAsia="Times New Roman" w:cs="Times New Roman"/>
          <w:color w:val="000000"/>
          <w:sz w:val="24"/>
          <w:u w:val="none"/>
        </w:rPr>
        <w:t xml:space="preserve"> level,</w:t>
      </w:r>
      <w:r>
        <w:rPr>
          <w:rFonts w:ascii="Times New Roman" w:hAnsi="Times New Roman" w:eastAsia="Times New Roman" w:cs="Times New Roman"/>
          <w:color w:val="000000"/>
          <w:sz w:val="24"/>
          <w:u w:val="none"/>
        </w:rPr>
        <w:t xml:space="preserve"> and at the lexical level there is the vocabulary that resonates with feminine stereotypes, appealing to themes of family, stability, vulnerability, wisdom, and beauty, often through metaphor and comparison (Monakhova et al., 2023). Also, advertisemen</w:t>
      </w:r>
      <w:r>
        <w:rPr>
          <w:rFonts w:ascii="Times New Roman" w:hAnsi="Times New Roman" w:eastAsia="Times New Roman" w:cs="Times New Roman"/>
          <w:color w:val="000000"/>
          <w:sz w:val="24"/>
          <w:u w:val="none"/>
        </w:rPr>
        <w:t xml:space="preserve">ts often utilize euphemisms and hyperbolic language to enhance the desirability of female figures, thereby reinforcing traditional gender stereotypes (Goffman, 1979). This categorization is reflected visually through elements such as color schemes, the pri</w:t>
      </w:r>
      <w:r>
        <w:rPr>
          <w:rFonts w:ascii="Times New Roman" w:hAnsi="Times New Roman" w:eastAsia="Times New Roman" w:cs="Times New Roman"/>
          <w:color w:val="000000"/>
          <w:sz w:val="24"/>
          <w:u w:val="none"/>
        </w:rPr>
        <w:t xml:space="preserve">mary figure's gestures and facial expressions, and connotations, as well as verbally through the use of pronouns, persuasive language, disjunctive syntax, vocabulary, and both positive and negative adjectives. By utilizing these features, advertising disco</w:t>
      </w:r>
      <w:r>
        <w:rPr>
          <w:rFonts w:ascii="Times New Roman" w:hAnsi="Times New Roman" w:eastAsia="Times New Roman" w:cs="Times New Roman"/>
          <w:color w:val="000000"/>
          <w:sz w:val="24"/>
          <w:u w:val="none"/>
        </w:rPr>
        <w:t xml:space="preserve">urse often categorizes women into archetypes of the ideal of beauty, the portrayal of women as passive objects, the ideal of domesticity, and the stereotype of the liberated woman (Luzón Marco, 1997). Nevertheless, other female roles of the past decades ca</w:t>
      </w:r>
      <w:r>
        <w:rPr>
          <w:rFonts w:ascii="Times New Roman" w:hAnsi="Times New Roman" w:eastAsia="Times New Roman" w:cs="Times New Roman"/>
          <w:color w:val="000000"/>
          <w:sz w:val="24"/>
          <w:u w:val="none"/>
        </w:rPr>
        <w:t xml:space="preserve">n be pointed out: women as a working force, women as a mother, women as the houskeeper, women as a public activist (Savostkina, 2018). So, the linguistic framing of female images in advertising can reflect existing cultural norms and expectations regarding</w:t>
      </w:r>
      <w:r>
        <w:rPr>
          <w:rFonts w:ascii="Times New Roman" w:hAnsi="Times New Roman" w:eastAsia="Times New Roman" w:cs="Times New Roman"/>
          <w:color w:val="000000"/>
          <w:sz w:val="24"/>
          <w:u w:val="none"/>
        </w:rPr>
        <w:t xml:space="preserve"> femininity.</w:t>
      </w:r>
      <w:r>
        <w:rPr>
          <w:rFonts w:ascii="Times New Roman" w:hAnsi="Times New Roman" w:eastAsia="Times New Roman" w:cs="Times New Roman"/>
          <w:color w:val="000000"/>
          <w:sz w:val="24"/>
          <w:u w:val="none"/>
        </w:rPr>
      </w:r>
      <w:r/>
    </w:p>
    <w:p>
      <w:pPr>
        <w:ind w:left="0" w:right="0" w:firstLine="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3.2. Factors affecting the representation of female images in advertising discourse</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representation of female images in advertising is influenced by a variety of factors, including cultural norms, political systems, and social dynamics (Rogatin, 2023). Each of these factors contributes to shaping the narrative surrounding femininity an</w:t>
      </w:r>
      <w:r>
        <w:rPr>
          <w:rFonts w:ascii="Times New Roman" w:hAnsi="Times New Roman" w:eastAsia="Times New Roman" w:cs="Times New Roman"/>
          <w:color w:val="000000"/>
          <w:sz w:val="24"/>
          <w:u w:val="none"/>
        </w:rPr>
        <w:t xml:space="preserve">d influences how women are depicted in advertisements. Firstly, various cultures have their unique traditions that influence advertising styles and content. For instance, Spanish advertising tends to be more emotionally and visually engaging an</w:t>
      </w:r>
      <w:r>
        <w:rPr>
          <w:rFonts w:ascii="Times New Roman" w:hAnsi="Times New Roman" w:eastAsia="Times New Roman" w:cs="Times New Roman"/>
          <w:color w:val="000000"/>
          <w:sz w:val="24"/>
          <w:u w:val="none"/>
        </w:rPr>
        <w:t xml:space="preserve">d memorable, while Russian advertisements often focus on rational persuasion and more patriotic themes (Agrba, 2019). These cultural differences may lead to varied portrayals of women reflected in advertising within different countries and time periods.</w:t>
      </w:r>
      <w:r>
        <w:rPr>
          <w:rFonts w:ascii="Times New Roman" w:hAnsi="Times New Roman" w:eastAsia="Times New Roman" w:cs="Times New Roman"/>
          <w:b/>
          <w:color w:val="000000"/>
          <w:sz w:val="24"/>
          <w:u w:val="none"/>
        </w:rPr>
        <w:t xml:space="preserve"> </w:t>
      </w:r>
      <w:r>
        <w:rPr>
          <w:rFonts w:ascii="Times New Roman" w:hAnsi="Times New Roman" w:eastAsia="Times New Roman" w:cs="Times New Roman"/>
          <w:color w:val="000000"/>
          <w:sz w:val="24"/>
          <w:u w:val="none"/>
        </w:rPr>
        <w:t xml:space="preserve">Secondly, the political system also affects the representation of women in advertising by influencing regulatory environments and societal norms endorsed by the government. For example, during the Soviet era, advertising was heavily controlled to align wi</w:t>
      </w:r>
      <w:r>
        <w:rPr>
          <w:rFonts w:ascii="Times New Roman" w:hAnsi="Times New Roman" w:eastAsia="Times New Roman" w:cs="Times New Roman"/>
          <w:color w:val="000000"/>
          <w:sz w:val="24"/>
          <w:u w:val="none"/>
        </w:rPr>
        <w:t xml:space="preserve">th state policies rather than individual’s needs. Thirdly, social factors are also vital, as society evolves, and women are increasingly portrayed in more diverse and powerful roles in advertising (Kordrostami &amp; Laczniak, 2022). Thus, these factors shape </w:t>
      </w:r>
      <w:r>
        <w:rPr>
          <w:rFonts w:ascii="Times New Roman" w:hAnsi="Times New Roman" w:eastAsia="Times New Roman" w:cs="Times New Roman"/>
          <w:color w:val="000000"/>
          <w:sz w:val="24"/>
          <w:u w:val="none"/>
        </w:rPr>
        <w:t xml:space="preserve">the diverse ways female images are represented across different contexts within the advertising discourse that also can influence the usage of specific visuals and language features.</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these stereotypes and biases appear because of the tendencies in media, various political, social and cultural contexts that influence verbal and non-verbal features in the advertising woman representation. Bulycheva (2008) states that in the pre-revo</w:t>
      </w:r>
      <w:r>
        <w:rPr>
          <w:rFonts w:ascii="Times New Roman" w:hAnsi="Times New Roman" w:eastAsia="Times New Roman" w:cs="Times New Roman"/>
          <w:color w:val="000000"/>
          <w:sz w:val="24"/>
          <w:u w:val="none"/>
        </w:rPr>
        <w:t xml:space="preserve">lutionary period, advertising of Russian culture was saturated with national features, used plots from folk tales and traditional symbols, which contributed to its perception. During the Soviet period, advertising became imperative, reflecting government p</w:t>
      </w:r>
      <w:r>
        <w:rPr>
          <w:rFonts w:ascii="Times New Roman" w:hAnsi="Times New Roman" w:eastAsia="Times New Roman" w:cs="Times New Roman"/>
          <w:color w:val="000000"/>
          <w:sz w:val="24"/>
          <w:u w:val="none"/>
        </w:rPr>
        <w:t xml:space="preserve">olicy and ignoring the real needs of consumers. With the transition to a market economy, advertising began to adapt, providing messages that were more familiar and understandable to the audience.</w:t>
      </w:r>
      <w:r>
        <w:rPr>
          <w:rFonts w:ascii="Times New Roman" w:hAnsi="Times New Roman" w:eastAsia="Times New Roman" w:cs="Times New Roman"/>
          <w:color w:val="000000"/>
          <w:sz w:val="24"/>
          <w:u w:val="none"/>
        </w:rPr>
        <w:t xml:space="preserve"> </w:t>
      </w:r>
      <w:r>
        <w:rPr>
          <w:sz w:val="24"/>
        </w:rPr>
      </w:r>
      <w:r/>
    </w:p>
    <w:p>
      <w:pPr>
        <w:ind w:left="0" w:right="0" w:firstLine="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3.2.1 Cultural aspects</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Cultural context plays a significant role in shaping the ideals of femininity represented in advertising. Different cultures possess distinct values, beliefs, and practices that inform their views on gender roles. For instance, research by Barthes (1977) h</w:t>
      </w:r>
      <w:r>
        <w:rPr>
          <w:rFonts w:ascii="Times New Roman" w:hAnsi="Times New Roman" w:eastAsia="Times New Roman" w:cs="Times New Roman"/>
          <w:color w:val="000000"/>
          <w:sz w:val="24"/>
          <w:u w:val="none"/>
        </w:rPr>
        <w:t xml:space="preserve">ighlights how cultural symbols embedded in advertisements can shape societal perceptions. In the Soviet Union during the 1930s, female representation in advertising often aligned with socialist ideals, portraying women as strong, independent workers contri</w:t>
      </w:r>
      <w:r>
        <w:rPr>
          <w:rFonts w:ascii="Times New Roman" w:hAnsi="Times New Roman" w:eastAsia="Times New Roman" w:cs="Times New Roman"/>
          <w:color w:val="000000"/>
          <w:sz w:val="24"/>
          <w:u w:val="none"/>
        </w:rPr>
        <w:t xml:space="preserve">buting to the collective (Mespoulet, 2006). Conversely, Spanish advertisements from the same period reflected more traditional notions of femininity, emphasizing maternity in the combination with active political performance.</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For instance, in the pre-revolutionary period, advertising of Russian culture was characterized by national features, used plots from folk tales and traditional symbols, which contributed to its perception. During the Soviet period, advertising became impe</w:t>
      </w:r>
      <w:r>
        <w:rPr>
          <w:rFonts w:ascii="Times New Roman" w:hAnsi="Times New Roman" w:eastAsia="Times New Roman" w:cs="Times New Roman"/>
          <w:color w:val="000000"/>
          <w:sz w:val="24"/>
          <w:u w:val="none"/>
        </w:rPr>
        <w:t xml:space="preserve">rative, reflecting government policy and ignoring the real needs of society. With the transition to a market economy, advertising began to adapt, sharing ideas that were more familiar and understandable to the audience (Bulycheva, 2008). The Spanish philos</w:t>
      </w:r>
      <w:r>
        <w:rPr>
          <w:rFonts w:ascii="Times New Roman" w:hAnsi="Times New Roman" w:eastAsia="Times New Roman" w:cs="Times New Roman"/>
          <w:color w:val="000000"/>
          <w:sz w:val="24"/>
          <w:u w:val="none"/>
        </w:rPr>
        <w:t xml:space="preserve">ophical tradition can be highlighted as improvisational and intuitive, while Russian philosophy emphasizes conciliarity and inner unity, rooted in Orthodoxy. Both traditions strive to synthesize diverse ideas, but the Spanish tradition is more eclectic, wh</w:t>
      </w:r>
      <w:r>
        <w:rPr>
          <w:rFonts w:ascii="Times New Roman" w:hAnsi="Times New Roman" w:eastAsia="Times New Roman" w:cs="Times New Roman"/>
          <w:color w:val="000000"/>
          <w:sz w:val="24"/>
          <w:u w:val="none"/>
        </w:rPr>
        <w:t xml:space="preserve">ereas Russian philosophy focuses on historical context (Yakovleva, 2003). Providing more differences in comparison between advertising in Spain and Russia, it is defined that Spanish advertising as vivid and emotional, utilizing expressive visual and verba</w:t>
      </w:r>
      <w:r>
        <w:rPr>
          <w:rFonts w:ascii="Times New Roman" w:hAnsi="Times New Roman" w:eastAsia="Times New Roman" w:cs="Times New Roman"/>
          <w:color w:val="000000"/>
          <w:sz w:val="24"/>
          <w:u w:val="none"/>
        </w:rPr>
        <w:t xml:space="preserve">l means to foster a trust</w:t>
      </w:r>
      <w:r>
        <w:rPr>
          <w:rFonts w:ascii="Times New Roman" w:hAnsi="Times New Roman" w:eastAsia="Times New Roman" w:cs="Times New Roman"/>
          <w:color w:val="000000"/>
          <w:sz w:val="24"/>
          <w:u w:val="none"/>
        </w:rPr>
        <w:t xml:space="preserve">ing dialogue with the audience. Agrba (2019) states that the style of Russian advertising tends to be more monologue-based and imperative, focusing on rational persuasion and patriotism, which can create a distance between advertisers and audiences. Spanis</w:t>
      </w:r>
      <w:r>
        <w:rPr>
          <w:rFonts w:ascii="Times New Roman" w:hAnsi="Times New Roman" w:eastAsia="Times New Roman" w:cs="Times New Roman"/>
          <w:color w:val="000000"/>
          <w:sz w:val="24"/>
          <w:u w:val="none"/>
        </w:rPr>
        <w:t xml:space="preserve">h advertising, with its emphasis on aesthetic elements and information compression, often addresses specific individuals, while Russian advertising tends to appeal to a broader audience, including those who may not be able to solve the presented problems</w:t>
      </w:r>
      <w:r>
        <w:rPr>
          <w:rFonts w:ascii="Times New Roman" w:hAnsi="Times New Roman" w:eastAsia="Times New Roman" w:cs="Times New Roman"/>
          <w:color w:val="000000"/>
          <w:sz w:val="24"/>
          <w:u w:val="none"/>
        </w:rPr>
        <w:t xml:space="preserve">.</w:t>
      </w:r>
      <w:r>
        <w:rPr>
          <w:sz w:val="24"/>
        </w:rPr>
      </w:r>
      <w:r/>
    </w:p>
    <w:p>
      <w:pPr>
        <w:ind w:left="0" w:right="0" w:firstLine="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3.2.2. Political system</w:t>
      </w:r>
      <w:r/>
    </w:p>
    <w:p>
      <w:pPr>
        <w:ind w:left="0" w:right="0" w:firstLine="700"/>
        <w:spacing w:before="0" w:after="0" w:line="480" w:lineRule="auto"/>
        <w:shd w:val="clear" w:color="ffffff" w:fill="ffffff"/>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political landscape significantly impacts the portrayal of women in advertising discourse. Political ideologies dictate the values that are promoted through media channels, including advertisements. </w:t>
      </w:r>
      <w:r>
        <w:rPr>
          <w:rFonts w:ascii="Times New Roman" w:hAnsi="Times New Roman" w:eastAsia="Times New Roman" w:cs="Times New Roman"/>
          <w:color w:val="000000"/>
          <w:sz w:val="24"/>
          <w:u w:val="none"/>
        </w:rPr>
        <w:t xml:space="preserve">T</w:t>
      </w:r>
      <w:r>
        <w:rPr>
          <w:rFonts w:ascii="Times New Roman" w:hAnsi="Times New Roman" w:eastAsia="Times New Roman" w:cs="Times New Roman"/>
          <w:color w:val="000000"/>
          <w:sz w:val="24"/>
          <w:u w:val="none"/>
        </w:rPr>
        <w:t xml:space="preserve">he 1930s was a period of major transformation in both countries: in the Soviet Union, it marked a time of rapid industrialization, agricultural collectivization, and the shift toward an authoritarian political regime. Following the Civil War in 1922, wides</w:t>
      </w:r>
      <w:r>
        <w:rPr>
          <w:rFonts w:ascii="Times New Roman" w:hAnsi="Times New Roman" w:eastAsia="Times New Roman" w:cs="Times New Roman"/>
          <w:color w:val="000000"/>
          <w:sz w:val="24"/>
          <w:u w:val="none"/>
        </w:rPr>
        <w:t xml:space="preserve">p</w:t>
      </w:r>
      <w:r>
        <w:rPr>
          <w:rFonts w:ascii="Times New Roman" w:hAnsi="Times New Roman" w:eastAsia="Times New Roman" w:cs="Times New Roman"/>
          <w:color w:val="000000"/>
          <w:sz w:val="24"/>
          <w:u w:val="none"/>
        </w:rPr>
        <w:t xml:space="preserve">read political repression also took place (Korovin, 2008). As a result, Soviet posters played a significant role in reshaping female identity, portraying women as essential contributors to the socialist state and promoting their participation in traditiona</w:t>
      </w:r>
      <w:r>
        <w:rPr>
          <w:rFonts w:ascii="Times New Roman" w:hAnsi="Times New Roman" w:eastAsia="Times New Roman" w:cs="Times New Roman"/>
          <w:color w:val="000000"/>
          <w:sz w:val="24"/>
          <w:u w:val="none"/>
        </w:rPr>
        <w:t xml:space="preserve">lly male-dominated industries and political spheres</w:t>
      </w:r>
      <w:r>
        <w:rPr>
          <w:rFonts w:ascii="Times New Roman" w:hAnsi="Times New Roman" w:eastAsia="Times New Roman" w:cs="Times New Roman"/>
          <w:color w:val="000000"/>
          <w:sz w:val="24"/>
          <w:u w:val="none"/>
        </w:rPr>
        <w:t xml:space="preserve">. That is why advertising was utilized as a too</w:t>
      </w:r>
      <w:r>
        <w:rPr>
          <w:rFonts w:ascii="Times New Roman" w:hAnsi="Times New Roman" w:eastAsia="Times New Roman" w:cs="Times New Roman"/>
          <w:color w:val="000000"/>
          <w:sz w:val="24"/>
          <w:u w:val="none"/>
        </w:rPr>
        <w:t xml:space="preserve">l for propaganda to promote state-sanctioned ideals of femininity (Zaslavskaya, 1997). In contrast, the Spanish poster reinforced existing female roles focues on family, aiming to inspire political actions within familiar values but with the appearin</w:t>
      </w:r>
      <w:r>
        <w:rPr>
          <w:rFonts w:ascii="Times New Roman" w:hAnsi="Times New Roman" w:eastAsia="Times New Roman" w:cs="Times New Roman"/>
          <w:color w:val="000000"/>
          <w:sz w:val="24"/>
          <w:u w:val="none"/>
        </w:rPr>
        <w:t xml:space="preserve">g themes of political agitation, although the period of 1930s in Spain was also difficult because of the pre-military time of Spanish Civil War (1936-1939) (Novikov, 2007). Lately, the post-Franco era marked a shift towards more progressive representations</w:t>
      </w:r>
      <w:r>
        <w:rPr>
          <w:rFonts w:ascii="Times New Roman" w:hAnsi="Times New Roman" w:eastAsia="Times New Roman" w:cs="Times New Roman"/>
          <w:color w:val="000000"/>
          <w:sz w:val="24"/>
          <w:u w:val="none"/>
        </w:rPr>
        <w:t xml:space="preserve"> of women in advertising, reflecting broader societal changes towards gender equality.</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3.2.3. Social aspects</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Social factors such as economic conditions, education levels, and technological advancements also contribute to shaping female representation in advertising discourse. The rise of consumer culture in both Russia and Spain has led to an increased focus on i</w:t>
      </w:r>
      <w:r>
        <w:rPr>
          <w:rFonts w:ascii="Times New Roman" w:hAnsi="Times New Roman" w:eastAsia="Times New Roman" w:cs="Times New Roman"/>
          <w:color w:val="000000"/>
          <w:sz w:val="24"/>
          <w:u w:val="none"/>
        </w:rPr>
        <w:t xml:space="preserve">ndividualism and personal identity in advertisements (Baudrillard, 1998). This shift has allowed for more diverse portrayals of women that go beyond traditional stereotypes. Moreover, the impact of social media has transformed how women are represented in </w:t>
      </w:r>
      <w:r>
        <w:rPr>
          <w:rFonts w:ascii="Times New Roman" w:hAnsi="Times New Roman" w:eastAsia="Times New Roman" w:cs="Times New Roman"/>
          <w:color w:val="000000"/>
          <w:sz w:val="24"/>
          <w:u w:val="none"/>
        </w:rPr>
        <w:t xml:space="preserve">advertising. As brands seek to connect with younger audiences, they increasingly utilize influencers and user-generated content that challenge conventional beauty standards and promote authenticity (Marwick, 2015). Furthermore, the activity of feminism ide</w:t>
      </w:r>
      <w:r>
        <w:rPr>
          <w:rFonts w:ascii="Times New Roman" w:hAnsi="Times New Roman" w:eastAsia="Times New Roman" w:cs="Times New Roman"/>
          <w:color w:val="000000"/>
          <w:sz w:val="24"/>
          <w:u w:val="none"/>
        </w:rPr>
        <w:t xml:space="preserve">ologies among cultures also contributes to more explicit representation of women. This evolution reflects a broader societal shift towards inclusivity and empowerment in the representation of women.</w:t>
      </w:r>
      <w:r>
        <w:rPr>
          <w:sz w:val="24"/>
        </w:rPr>
      </w:r>
      <w:r/>
    </w:p>
    <w:p>
      <w:pPr>
        <w:ind w:left="0" w:right="0" w:firstLine="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Key findings from Chapter 1</w:t>
      </w:r>
      <w:del w:id="2" w:author="Елена Габриелова" w:date="2025-05-20T08:51:00Z" oouserid="1130000059770664">
        <w:r>
          <w:rPr>
            <w:rFonts w:ascii="Times New Roman" w:hAnsi="Times New Roman" w:eastAsia="Times New Roman" w:cs="Times New Roman"/>
            <w:b/>
            <w:color w:val="000000"/>
            <w:sz w:val="24"/>
            <w:u w:val="none"/>
          </w:rPr>
        </w:r>
      </w:del>
      <w:r/>
    </w:p>
    <w:p>
      <w:pPr>
        <w:ind w:left="0" w:right="0" w:firstLine="700"/>
        <w:spacing w:before="0" w:after="0" w:line="480" w:lineRule="auto"/>
        <w:shd w:val="clear" w:color="ffffff" w:fill="ffffff"/>
        <w:rPr>
          <w:rFonts w:ascii="Times New Roman" w:hAnsi="Times New Roman" w:eastAsia="Times New Roman" w:cs="Times New Roman"/>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In the first chapter of this study such concepts as discourse, advertising discourse and its linguistic features, multimodality and modes, linguistic features of the representation of the female images, as well as the influence of culture, politics </w:t>
      </w:r>
      <w:r>
        <w:rPr>
          <w:rFonts w:ascii="Times New Roman" w:hAnsi="Times New Roman" w:eastAsia="Times New Roman" w:cs="Times New Roman"/>
          <w:color w:val="000000"/>
          <w:sz w:val="24"/>
          <w:u w:val="none"/>
        </w:rPr>
        <w:t xml:space="preserve">and the social sphere on the advertising language were explored.</w:t>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none"/>
          <w:u w:val="none"/>
        </w:rPr>
      </w:r>
      <w:r>
        <w:rPr>
          <w:rFonts w:ascii="Times New Roman" w:hAnsi="Times New Roman" w:eastAsia="Times New Roman" w:cs="Times New Roman"/>
          <w:color w:val="000000"/>
          <w:sz w:val="24"/>
          <w:highlight w:val="none"/>
          <w:u w:val="none"/>
        </w:rPr>
        <w:t xml:space="preserve">The concept of discourse has its complex and sophisticated origins, as it consists of not only linguistic elements but also social, cultural, and psychological dimensions of communication. So, this highlights that adve</w:t>
      </w:r>
      <w:r>
        <w:rPr>
          <w:rFonts w:ascii="Times New Roman" w:hAnsi="Times New Roman" w:eastAsia="Times New Roman" w:cs="Times New Roman"/>
          <w:color w:val="000000"/>
          <w:sz w:val="24"/>
          <w:highlight w:val="none"/>
          <w:u w:val="none"/>
        </w:rPr>
        <w:t xml:space="preserve">rtising discourse, as a specific type of general discourse, shares the same dimentions of communicaion, aiming to promote commercial and non-commercial products influencing the public opinion. Therefore, the use of variou</w:t>
      </w:r>
      <w:r>
        <w:rPr>
          <w:rFonts w:ascii="Times New Roman" w:hAnsi="Times New Roman" w:eastAsia="Times New Roman" w:cs="Times New Roman"/>
          <w:color w:val="000000"/>
          <w:sz w:val="24"/>
          <w:highlight w:val="none"/>
          <w:u w:val="none"/>
        </w:rPr>
        <w:t xml:space="preserve">s linguistic and extralinguistic techniques helps create persuasive and emotionally impactful messages. Common strategies include the frequent use of metaphors, wordplay, spelling violations, adjectives, repetitions, phonetic and sem</w:t>
      </w:r>
      <w:r>
        <w:rPr>
          <w:rFonts w:ascii="Times New Roman" w:hAnsi="Times New Roman" w:eastAsia="Times New Roman" w:cs="Times New Roman"/>
          <w:color w:val="000000"/>
          <w:sz w:val="24"/>
          <w:highlight w:val="none"/>
          <w:u w:val="none"/>
        </w:rPr>
        <w:t xml:space="preserve">antic manipulations, as well as rhythm and alliteration. </w:t>
      </w:r>
      <w:r>
        <w:rPr>
          <w:rFonts w:ascii="Times New Roman" w:hAnsi="Times New Roman" w:eastAsia="Times New Roman" w:cs="Times New Roman"/>
          <w:color w:val="000000"/>
          <w:sz w:val="24"/>
          <w:highlight w:val="none"/>
          <w:u w:val="none"/>
        </w:rPr>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none"/>
          <w:u w:val="none"/>
        </w:rPr>
      </w:r>
      <w:r>
        <w:rPr>
          <w:rFonts w:ascii="Times New Roman" w:hAnsi="Times New Roman" w:eastAsia="Times New Roman" w:cs="Times New Roman"/>
          <w:color w:val="000000"/>
          <w:sz w:val="24"/>
          <w:highlight w:val="none"/>
          <w:u w:val="none"/>
        </w:rPr>
        <w:t xml:space="preserve">Another essential concept discussed is multimodality, which encompasses various approaches that analyze how different modes, such as language, visuals, and, gestures, interact to create meaning within social and cultural frameworks. Key methodologies i</w:t>
      </w:r>
      <w:r>
        <w:rPr>
          <w:rFonts w:ascii="Times New Roman" w:hAnsi="Times New Roman" w:eastAsia="Times New Roman" w:cs="Times New Roman"/>
          <w:color w:val="000000"/>
          <w:sz w:val="24"/>
          <w:highlight w:val="none"/>
          <w:u w:val="none"/>
        </w:rPr>
        <w:t xml:space="preserve">nclude the social semioti</w:t>
      </w:r>
      <w:r>
        <w:rPr>
          <w:rFonts w:ascii="Times New Roman" w:hAnsi="Times New Roman" w:eastAsia="Times New Roman" w:cs="Times New Roman"/>
          <w:color w:val="000000"/>
          <w:sz w:val="24"/>
          <w:highlight w:val="none"/>
          <w:u w:val="none"/>
        </w:rPr>
        <w:t xml:space="preserve">c approach, which focuses on the societal impact of communication choices; interactional multimodality, which explores how multimodal meaning-making is constructed during social interactions; and critical multimodal analysis, which investigates power relat</w:t>
      </w:r>
      <w:r>
        <w:rPr>
          <w:rFonts w:ascii="Times New Roman" w:hAnsi="Times New Roman" w:eastAsia="Times New Roman" w:cs="Times New Roman"/>
          <w:color w:val="000000"/>
          <w:sz w:val="24"/>
          <w:highlight w:val="none"/>
          <w:u w:val="none"/>
        </w:rPr>
        <w:t xml:space="preserve">i</w:t>
      </w:r>
      <w:r>
        <w:rPr>
          <w:rFonts w:ascii="Times New Roman" w:hAnsi="Times New Roman" w:eastAsia="Times New Roman" w:cs="Times New Roman"/>
          <w:color w:val="000000"/>
          <w:sz w:val="24"/>
          <w:highlight w:val="none"/>
          <w:u w:val="none"/>
        </w:rPr>
        <w:t xml:space="preserve">ons and social inequalities in multimodal texts. Together, these diverse perspectives demonstrate the complex relationship between language, culture, and cognition, underscoring the multidisciplinary nature of the field. This variety of approaches enhances</w:t>
      </w:r>
      <w:r>
        <w:rPr>
          <w:rFonts w:ascii="Times New Roman" w:hAnsi="Times New Roman" w:eastAsia="Times New Roman" w:cs="Times New Roman"/>
          <w:color w:val="000000"/>
          <w:sz w:val="24"/>
          <w:highlight w:val="none"/>
          <w:u w:val="none"/>
        </w:rPr>
        <w:t xml:space="preserve"> understanding of communication processes and significance of considering social, cultural, and cognitive factors when analyzing multimodal texts and interactions.</w:t>
      </w:r>
      <w:r>
        <w:rPr>
          <w:rFonts w:ascii="Times New Roman" w:hAnsi="Times New Roman" w:eastAsia="Times New Roman" w:cs="Times New Roman"/>
          <w:color w:val="000000"/>
          <w:sz w:val="24"/>
          <w:highlight w:val="none"/>
          <w:u w:val="none"/>
        </w:rPr>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Finally, the representation of female images in advertising is shaped by cultural norms, political systems, and social dynamics, which collectively influence the way </w:t>
      </w:r>
      <w:r/>
      <w:r>
        <w:rPr>
          <w:rFonts w:ascii="Times New Roman" w:hAnsi="Times New Roman" w:eastAsia="Times New Roman" w:cs="Times New Roman"/>
          <w:color w:val="000000"/>
          <w:sz w:val="24"/>
          <w:u w:val="none"/>
        </w:rPr>
        <w:t xml:space="preserve">femininity is portrayed. Cultural differences, such as those between Spain and Russia, lead to</w:t>
      </w:r>
      <w:r>
        <w:rPr>
          <w:rFonts w:ascii="Times New Roman" w:hAnsi="Times New Roman" w:eastAsia="Times New Roman" w:cs="Times New Roman"/>
          <w:color w:val="000000"/>
          <w:sz w:val="24"/>
          <w:u w:val="none"/>
        </w:rPr>
        <w:t xml:space="preserve"> varied depictions of women, with Spanish ads emphasizing emotional engagement and Russian ads often focusing on rational persuasion. Political systems play a crucial role as well, with advertising serving as a tool for propaganda in authoritarian regimes,</w:t>
      </w:r>
      <w:r>
        <w:rPr>
          <w:rFonts w:ascii="Times New Roman" w:hAnsi="Times New Roman" w:eastAsia="Times New Roman" w:cs="Times New Roman"/>
          <w:color w:val="000000"/>
          <w:sz w:val="24"/>
          <w:u w:val="none"/>
        </w:rPr>
        <w:t xml:space="preserve"> while also reflecting societal shifts towards gender equality in more progressive contexts. Social factors, including the rise of consumer culture and the influence of social media, have contributed to more diverse and empowering representations of women </w:t>
      </w:r>
      <w:r>
        <w:rPr>
          <w:rFonts w:ascii="Times New Roman" w:hAnsi="Times New Roman" w:eastAsia="Times New Roman" w:cs="Times New Roman"/>
          <w:color w:val="000000"/>
          <w:sz w:val="24"/>
          <w:u w:val="none"/>
        </w:rPr>
        <w:t xml:space="preserve">in advertising discourse.</w:t>
      </w:r>
      <w:r/>
    </w:p>
    <w:p>
      <w:pPr>
        <w:ind w:left="0" w:right="0" w:firstLine="70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In conclusion, the theo</w:t>
      </w:r>
      <w:r>
        <w:rPr>
          <w:rFonts w:ascii="Times New Roman" w:hAnsi="Times New Roman" w:eastAsia="Times New Roman" w:cs="Times New Roman"/>
          <w:color w:val="000000"/>
          <w:sz w:val="24"/>
          <w:u w:val="none"/>
        </w:rPr>
        <w:t xml:space="preserve">retical study confirms the importance of a multimodal approach and stylistic analysis in the studying of advertising discourse and female representation, emphasizing the relevance of the interaction of various modes and language for the creation of vibrant</w:t>
      </w:r>
      <w:r>
        <w:rPr>
          <w:rFonts w:ascii="Times New Roman" w:hAnsi="Times New Roman" w:eastAsia="Times New Roman" w:cs="Times New Roman"/>
          <w:color w:val="000000"/>
          <w:sz w:val="24"/>
          <w:u w:val="none"/>
        </w:rPr>
        <w:t xml:space="preserve"> advertising messages.</w:t>
      </w:r>
      <w:r>
        <w:rPr>
          <w:rFonts w:ascii="Times New Roman" w:hAnsi="Times New Roman" w:eastAsia="Times New Roman" w:cs="Times New Roman"/>
          <w:b/>
          <w:color w:val="000000"/>
          <w:sz w:val="24"/>
          <w:highlight w:val="none"/>
          <w:u w:val="none"/>
        </w:rPr>
      </w:r>
      <w:r/>
    </w:p>
    <w:p>
      <w:pPr>
        <w:ind w:left="0" w:right="0" w:firstLine="0"/>
        <w:spacing w:before="0" w:after="0" w:line="480" w:lineRule="auto"/>
        <w:shd w:val="clear" w:color="ffffff" w:fill="ffffff"/>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Practical Part</w:t>
      </w:r>
      <w:r>
        <w:rPr>
          <w:rFonts w:ascii="Times New Roman" w:hAnsi="Times New Roman" w:eastAsia="Times New Roman" w:cs="Times New Roman"/>
          <w:b/>
          <w:bCs/>
          <w:color w:val="000000"/>
          <w:sz w:val="24"/>
          <w:szCs w:val="24"/>
          <w:highlight w:val="none"/>
          <w:u w:val="none"/>
        </w:rPr>
      </w:r>
    </w:p>
    <w:p>
      <w:pPr>
        <w:ind w:left="0" w:right="0" w:firstLine="0"/>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Section 4: Methodology</w:t>
      </w:r>
      <w:r/>
    </w:p>
    <w:p>
      <w:pPr>
        <w:ind w:left="0" w:right="0" w:firstLine="70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methodology of this study is complex, aiming to analyze the visual and linguistic representation of female figures in advertising materials across different historical periods and geographic locations. It is based on a collection, classification, and a</w:t>
      </w:r>
      <w:r>
        <w:rPr>
          <w:rFonts w:ascii="Times New Roman" w:hAnsi="Times New Roman" w:eastAsia="Times New Roman" w:cs="Times New Roman"/>
          <w:color w:val="000000"/>
          <w:sz w:val="24"/>
          <w:u w:val="none"/>
        </w:rPr>
        <w:t xml:space="preserve">nalysis of visual and textual data to understand how meaning is constructed and conveyed through various modes of communication. It consists of 40 samples of the advertising materials, including agitational posters, commercial advertisements of goods, as w</w:t>
      </w:r>
      <w:r>
        <w:rPr>
          <w:rFonts w:ascii="Times New Roman" w:hAnsi="Times New Roman" w:eastAsia="Times New Roman" w:cs="Times New Roman"/>
          <w:color w:val="000000"/>
          <w:sz w:val="24"/>
          <w:u w:val="none"/>
        </w:rPr>
        <w:t xml:space="preserve">e</w:t>
      </w:r>
      <w:r>
        <w:rPr>
          <w:rFonts w:ascii="Times New Roman" w:hAnsi="Times New Roman" w:eastAsia="Times New Roman" w:cs="Times New Roman"/>
          <w:color w:val="000000"/>
          <w:sz w:val="24"/>
          <w:u w:val="none"/>
        </w:rPr>
        <w:t xml:space="preserve">ll as non-commercial social and motivational advertising of the 1930s and 2020s in the Soviet Union, Russia, and Spain. Data was sourced manually, from open online sources such as Pinterest and Google,  with the usage of targeted keywords as “women”, “post</w:t>
      </w:r>
      <w:r>
        <w:rPr>
          <w:rFonts w:ascii="Times New Roman" w:hAnsi="Times New Roman" w:eastAsia="Times New Roman" w:cs="Times New Roman"/>
          <w:color w:val="000000"/>
          <w:sz w:val="24"/>
          <w:u w:val="none"/>
        </w:rPr>
        <w:t xml:space="preserve">er”, “Soviet Union”, “Russia” “Spain”, “war”, “work”, “beauty”, “products”, “2020s”,</w:t>
      </w:r>
      <w:r>
        <w:rPr>
          <w:rFonts w:ascii="Times New Roman" w:hAnsi="Times New Roman" w:eastAsia="Times New Roman" w:cs="Times New Roman"/>
          <w:color w:val="000000"/>
          <w:sz w:val="24"/>
          <w:u w:val="none"/>
        </w:rPr>
        <w:t xml:space="preserve"> and</w:t>
      </w:r>
      <w:r>
        <w:rPr>
          <w:rFonts w:ascii="Times New Roman" w:hAnsi="Times New Roman" w:eastAsia="Times New Roman" w:cs="Times New Roman"/>
          <w:color w:val="000000"/>
          <w:sz w:val="24"/>
          <w:u w:val="none"/>
        </w:rPr>
        <w:t xml:space="preserve"> “1930s”. These materials were divided into eight distinct groups with 4-6 examples for each group based on the following criteria: time period, location, presence of femal</w:t>
      </w:r>
      <w:r>
        <w:rPr>
          <w:rFonts w:ascii="Times New Roman" w:hAnsi="Times New Roman" w:eastAsia="Times New Roman" w:cs="Times New Roman"/>
          <w:color w:val="000000"/>
          <w:sz w:val="24"/>
          <w:u w:val="none"/>
        </w:rPr>
        <w:t xml:space="preserve">e imagery, type of advertising.</w:t>
      </w:r>
      <w:r/>
    </w:p>
    <w:p>
      <w:pPr>
        <w:ind w:left="0" w:right="0" w:firstLine="70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w:t>
      </w:r>
      <w:r>
        <w:rPr>
          <w:rFonts w:ascii="Times New Roman" w:hAnsi="Times New Roman" w:eastAsia="Times New Roman" w:cs="Times New Roman"/>
          <w:color w:val="000000"/>
          <w:sz w:val="24"/>
          <w:u w:val="none"/>
        </w:rPr>
        <w:t xml:space="preserve">avertisements</w:t>
      </w:r>
      <w:r>
        <w:rPr>
          <w:rFonts w:ascii="Times New Roman" w:hAnsi="Times New Roman" w:eastAsia="Times New Roman" w:cs="Times New Roman"/>
          <w:color w:val="000000"/>
          <w:sz w:val="24"/>
          <w:u w:val="none"/>
        </w:rPr>
        <w:t xml:space="preserve"> were classified according to the following aspects</w:t>
      </w:r>
      <w:r>
        <w:rPr>
          <w:rFonts w:ascii="Times New Roman" w:hAnsi="Times New Roman" w:eastAsia="Times New Roman" w:cs="Times New Roman"/>
          <w:color w:val="000000"/>
          <w:sz w:val="24"/>
          <w:u w:val="none"/>
        </w:rPr>
        <w:t xml:space="preserve">:</w:t>
      </w:r>
      <w:r>
        <w:rPr>
          <w:rFonts w:ascii="Times New Roman" w:hAnsi="Times New Roman" w:eastAsia="Times New Roman" w:cs="Times New Roman"/>
          <w:color w:val="000000"/>
          <w:sz w:val="24"/>
          <w:u w:val="none"/>
        </w:rPr>
        <w:t xml:space="preserve"> geographical location, aim and time period. A list of the following groups was formed:</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Group 1: Soviet agitational posters of the 1930s;</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Group 2: Soviet commercial posters of goods of the 1930s;</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Group 3: Spanish agitational posters of the 1930s;</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Group 4: Spanish commercial posters of goods of the 1930s.</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Group 5: Russian social and motivational ads of the 2020s;</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Group 6: Russian commercial ads of goods of the 2020s;</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Group 7: Spanish social and motivational ads of the 2020s;</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Group 8: Spanish commercial ads of goods of the 2020s.</w:t>
      </w:r>
      <w:r/>
    </w:p>
    <w:p>
      <w:pPr>
        <w:ind w:left="0" w:right="0" w:firstLine="70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data analysis is conducted using stylistic (Shakhovskiy, 2013) and multimodal analyses (Kress &amp; van Leeuwen, 2021) that examines how meaning is constructed through the interconnection of various modes.</w:t>
      </w:r>
      <w:r/>
    </w:p>
    <w:p>
      <w:pPr>
        <w:ind w:left="0" w:right="0" w:firstLine="70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white"/>
          <w:u w:val="none"/>
        </w:rPr>
        <w:t xml:space="preserve">Based on this research the table for data analysis is created for a more complete analysis of advertising and poster materials of every analyzed group. These methods explore how verbal elements are combined with multimodal ones to represent a distinct fema</w:t>
      </w:r>
      <w:r>
        <w:rPr>
          <w:rFonts w:ascii="Times New Roman" w:hAnsi="Times New Roman" w:eastAsia="Times New Roman" w:cs="Times New Roman"/>
          <w:color w:val="000000"/>
          <w:sz w:val="24"/>
          <w:highlight w:val="white"/>
          <w:u w:val="none"/>
        </w:rPr>
        <w:t xml:space="preserve">le image</w:t>
      </w:r>
      <w:r>
        <w:rPr>
          <w:rFonts w:ascii="Times New Roman" w:hAnsi="Times New Roman" w:eastAsia="Times New Roman" w:cs="Times New Roman"/>
          <w:color w:val="000000"/>
          <w:sz w:val="24"/>
          <w:u w:val="none"/>
        </w:rPr>
        <w:t xml:space="preserve"> within different periods and contexts. By integrating these approaches, this study aims to provide a comprehensive understanding of how meaning is constructed through both linguistic style and visual communication strategies.</w:t>
      </w:r>
      <w:r>
        <w:rPr>
          <w:rFonts w:ascii="Times New Roman" w:hAnsi="Times New Roman" w:eastAsia="Times New Roman" w:cs="Times New Roman"/>
          <w:color w:val="000000"/>
          <w:sz w:val="24"/>
          <w:u w:val="none"/>
        </w:rPr>
        <w:t xml:space="preserve"> The analysis was conducted against the criteria elaborated  from the studies by </w:t>
      </w:r>
      <w:r>
        <w:rPr>
          <w:rFonts w:ascii="Times New Roman" w:hAnsi="Times New Roman" w:eastAsia="Times New Roman" w:cs="Times New Roman"/>
          <w:color w:val="000000"/>
          <w:sz w:val="24"/>
          <w:u w:val="none"/>
        </w:rPr>
        <w:t xml:space="preserve">Kress &amp; Van Leeuwen (2021) and </w:t>
      </w:r>
      <w:r>
        <w:rPr>
          <w:rFonts w:ascii="Times New Roman" w:hAnsi="Times New Roman" w:eastAsia="Times New Roman" w:cs="Times New Roman"/>
          <w:color w:val="000000"/>
          <w:sz w:val="24"/>
          <w:highlight w:val="white"/>
          <w:u w:val="none"/>
        </w:rPr>
        <w:t xml:space="preserve">Shakhovskyi (2013)</w:t>
      </w:r>
      <w:r>
        <w:rPr>
          <w:rFonts w:ascii="Times New Roman" w:hAnsi="Times New Roman" w:eastAsia="Times New Roman" w:cs="Times New Roman"/>
          <w:color w:val="000000"/>
          <w:sz w:val="24"/>
          <w:u w:val="none"/>
        </w:rPr>
        <w:t xml:space="preserve"> and given in Table 1.</w:t>
      </w:r>
      <w:r/>
    </w:p>
    <w:p>
      <w:pPr>
        <w:ind w:left="0" w:right="0" w:firstLine="0"/>
        <w:jc w:val="left"/>
        <w:spacing w:before="240" w:after="24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Table 1: </w:t>
      </w:r>
      <w:r>
        <w:rPr>
          <w:rFonts w:ascii="Times New Roman" w:hAnsi="Times New Roman" w:eastAsia="Times New Roman" w:cs="Times New Roman"/>
          <w:color w:val="000000"/>
          <w:sz w:val="24"/>
          <w:u w:val="none"/>
        </w:rPr>
        <w:t xml:space="preserve">advertising elements</w:t>
      </w:r>
      <w:ins w:id="3" w:author="Елена Габриелова" w:date="2025-05-20T09:00:39Z" oouserid="1130000059770664">
        <w:r>
          <w:rPr>
            <w:rFonts w:ascii="Times New Roman" w:hAnsi="Times New Roman" w:eastAsia="Times New Roman" w:cs="Times New Roman"/>
            <w:color w:val="000000"/>
            <w:sz w:val="24"/>
            <w:u w:val="none"/>
          </w:rPr>
        </w:r>
      </w:ins>
      <w:r/>
      <w:r>
        <w:rPr>
          <w:rFonts w:ascii="Times New Roman" w:hAnsi="Times New Roman" w:eastAsia="Times New Roman" w:cs="Times New Roman"/>
          <w:color w:val="000000"/>
          <w:sz w:val="24"/>
          <w:u w:val="none"/>
        </w:rPr>
        <w:t xml:space="preserve"> based on Kress &amp; Van Leeuwen (2021), </w:t>
      </w:r>
      <w:r>
        <w:rPr>
          <w:rFonts w:ascii="Times New Roman" w:hAnsi="Times New Roman" w:eastAsia="Times New Roman" w:cs="Times New Roman"/>
          <w:color w:val="000000"/>
          <w:sz w:val="24"/>
          <w:highlight w:val="white"/>
          <w:u w:val="none"/>
        </w:rPr>
        <w:t xml:space="preserve">Shakhovskyi (2013)</w:t>
      </w:r>
      <w:r/>
    </w:p>
    <w:tbl>
      <w:tblPr>
        <w:tblStyle w:val="73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280"/>
        <w:gridCol w:w="2140"/>
      </w:tblGrid>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Category</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Identified Examples</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Visual elements based on Kress &amp; Van Leeuwen (2021)</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156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Representational processes: </w:t>
            </w:r>
            <w:r>
              <w:rPr>
                <w:rFonts w:ascii="Times New Roman" w:hAnsi="Times New Roman" w:eastAsia="Times New Roman" w:cs="Times New Roman"/>
                <w:color w:val="000000"/>
                <w:sz w:val="24"/>
                <w:u w:val="none"/>
              </w:rPr>
              <w:t xml:space="preserve">type of processes depicted (narrative, conceptual), use of actors, goals, and circumstances, how are actions and participants represented</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130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Interactive processes: </w:t>
            </w:r>
            <w:r>
              <w:rPr>
                <w:rFonts w:ascii="Times New Roman" w:hAnsi="Times New Roman" w:eastAsia="Times New Roman" w:cs="Times New Roman"/>
                <w:color w:val="000000"/>
                <w:sz w:val="24"/>
                <w:u w:val="none"/>
              </w:rPr>
              <w:t xml:space="preserve">how the images engage with the viewer (direct address, implied viewers), role of gaze, demand or offer images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189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Compositional meaning: </w:t>
            </w:r>
            <w:r>
              <w:rPr>
                <w:rFonts w:ascii="Times New Roman" w:hAnsi="Times New Roman" w:eastAsia="Times New Roman" w:cs="Times New Roman"/>
                <w:color w:val="000000"/>
                <w:sz w:val="24"/>
                <w:u w:val="none"/>
              </w:rPr>
              <w:t xml:space="preserve">placement of elements, use of information value (left/right, top/bottom), balance, framing and its effect on message importance, salience of depicted characters/objects, how they construct the message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130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Modality: </w:t>
            </w:r>
            <w:r>
              <w:rPr>
                <w:rFonts w:ascii="Times New Roman" w:hAnsi="Times New Roman" w:eastAsia="Times New Roman" w:cs="Times New Roman"/>
                <w:color w:val="000000"/>
                <w:sz w:val="24"/>
                <w:u w:val="none"/>
              </w:rPr>
              <w:t xml:space="preserve">how realistic, credible or authentic the visual image is, color saturation, sharpness of lines, depth of field, and their effects on meaning creation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130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Color: </w:t>
            </w:r>
            <w:r>
              <w:rPr>
                <w:rFonts w:ascii="Times New Roman" w:hAnsi="Times New Roman" w:eastAsia="Times New Roman" w:cs="Times New Roman"/>
                <w:color w:val="000000"/>
                <w:sz w:val="24"/>
                <w:u w:val="none"/>
              </w:rPr>
              <w:t xml:space="preserve">dominant colors, use of color symbolism, role of color in the construction of meaning and the relation to the visual narrative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Expressive means &amp; Stylistic devices based on </w:t>
            </w:r>
            <w:r>
              <w:rPr>
                <w:rFonts w:ascii="Times New Roman" w:hAnsi="Times New Roman" w:eastAsia="Times New Roman" w:cs="Times New Roman"/>
                <w:b/>
                <w:color w:val="000000"/>
                <w:sz w:val="24"/>
                <w:highlight w:val="white"/>
                <w:u w:val="none"/>
              </w:rPr>
              <w:t xml:space="preserve">Shakhovskyi (2013)</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Phonetic level:</w:t>
            </w:r>
            <w:r>
              <w:rPr>
                <w:rFonts w:ascii="Times New Roman" w:hAnsi="Times New Roman" w:eastAsia="Times New Roman" w:cs="Times New Roman"/>
                <w:color w:val="000000"/>
                <w:sz w:val="24"/>
                <w:u w:val="none"/>
              </w:rPr>
              <w:t xml:space="preserve"> euphony, onomatopoeia, alliteration, rhyme, rhythm</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Morphological level: </w:t>
            </w:r>
            <w:r>
              <w:rPr>
                <w:rFonts w:ascii="Times New Roman" w:hAnsi="Times New Roman" w:eastAsia="Times New Roman" w:cs="Times New Roman"/>
                <w:color w:val="000000"/>
                <w:sz w:val="24"/>
                <w:u w:val="none"/>
              </w:rPr>
              <w:t xml:space="preserve">transposition of parts of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Lexical level: </w:t>
            </w:r>
            <w:r>
              <w:rPr>
                <w:rFonts w:ascii="Times New Roman" w:hAnsi="Times New Roman" w:eastAsia="Times New Roman" w:cs="Times New Roman"/>
                <w:color w:val="000000"/>
                <w:sz w:val="24"/>
                <w:u w:val="none"/>
              </w:rPr>
              <w:t xml:space="preserve">metaphor, metonymy, pun, epithet, hyperbole, euphemism, antonomasia, oxymoron, zeugma</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Phraseological level: </w:t>
            </w:r>
            <w:r>
              <w:rPr>
                <w:rFonts w:ascii="Times New Roman" w:hAnsi="Times New Roman" w:eastAsia="Times New Roman" w:cs="Times New Roman"/>
                <w:color w:val="000000"/>
                <w:sz w:val="24"/>
                <w:u w:val="none"/>
              </w:rPr>
              <w:t xml:space="preserve">allusion, quotation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130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Syntactical level: </w:t>
            </w:r>
            <w:r>
              <w:rPr>
                <w:rFonts w:ascii="Times New Roman" w:hAnsi="Times New Roman" w:eastAsia="Times New Roman" w:cs="Times New Roman"/>
                <w:color w:val="000000"/>
                <w:sz w:val="24"/>
                <w:u w:val="none"/>
              </w:rPr>
              <w:t xml:space="preserve">inversion, parallel constructions, chiasmus, repetition, antithesis, litotes, break-in-narrative, question-in-the-narrative, rhetorical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8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28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Graphical level: </w:t>
            </w:r>
            <w:r>
              <w:rPr>
                <w:rFonts w:ascii="Times New Roman" w:hAnsi="Times New Roman" w:eastAsia="Times New Roman" w:cs="Times New Roman"/>
                <w:color w:val="000000"/>
                <w:sz w:val="24"/>
                <w:u w:val="none"/>
              </w:rPr>
              <w:t xml:space="preserve">punctuation marks, lack of punctuation marks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140"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bl>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p>
    <w:p>
      <w:pPr>
        <w:ind w:left="0" w:right="0" w:firstLine="70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Finally, a comparative analysis encompassing eight distinct groups was undertaken. This examination aimed to identify discernible changes in the representations of femininity across these groups. Specifically, this method involved a comparison of the varyi</w:t>
      </w:r>
      <w:r>
        <w:rPr>
          <w:rFonts w:ascii="Times New Roman" w:hAnsi="Times New Roman" w:eastAsia="Times New Roman" w:cs="Times New Roman"/>
          <w:color w:val="000000"/>
          <w:sz w:val="24"/>
          <w:u w:val="none"/>
        </w:rPr>
        <w:t xml:space="preserve">ng usage of both visual and linguistic features within advertising materials, and how these features collectively reflect and contribute to the evolving feminine ideals within the distinct cultural contexts of Russia and Spain.</w:t>
      </w:r>
      <w:r>
        <w:rPr>
          <w:rFonts w:ascii="Times New Roman" w:hAnsi="Times New Roman" w:eastAsia="Times New Roman" w:cs="Times New Roman"/>
          <w:color w:val="000000"/>
          <w:sz w:val="24"/>
          <w:u w:val="none"/>
        </w:rPr>
      </w:r>
      <w:r/>
    </w:p>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4.1.Analysis of the Soviet posters of the 1930s </w:t>
      </w:r>
      <w:r/>
    </w:p>
    <w:p>
      <w:pPr>
        <w:ind w:left="0" w:right="0" w:firstLine="0"/>
        <w:spacing w:before="0" w:after="0" w:line="480" w:lineRule="auto"/>
        <w:rPr>
          <w:b/>
          <w:bCs/>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b/>
          <w:color w:val="000000"/>
          <w:sz w:val="24"/>
          <w:u w:val="none"/>
        </w:rPr>
        <w:t xml:space="preserve">4.1.1. So</w:t>
      </w:r>
      <w:r>
        <w:rPr>
          <w:rFonts w:ascii="Times New Roman" w:hAnsi="Times New Roman" w:eastAsia="Times New Roman" w:cs="Times New Roman"/>
          <w:b/>
          <w:bCs/>
          <w:color w:val="000000"/>
          <w:sz w:val="24"/>
          <w:u w:val="none"/>
        </w:rPr>
        <w:t xml:space="preserve">viet agitational posters of the 1930s (s</w:t>
      </w:r>
      <w:r>
        <w:rPr>
          <w:rFonts w:ascii="Times New Roman" w:hAnsi="Times New Roman" w:eastAsia="Times New Roman" w:cs="Times New Roman"/>
          <w:b/>
          <w:bCs/>
          <w:color w:val="000000"/>
          <w:sz w:val="24"/>
          <w:u w:val="none"/>
        </w:rPr>
        <w:t xml:space="preserve">ee Figure A)</w:t>
      </w:r>
      <w:r>
        <w:rPr>
          <w:b/>
          <w:bCs/>
        </w:rPr>
      </w:r>
      <w:r>
        <w:rPr>
          <w:b/>
          <w:bCs/>
        </w:rPr>
      </w:r>
      <w:r>
        <w:rPr>
          <w:b/>
          <w:bCs/>
        </w:rPr>
      </w:r>
    </w:p>
    <w:tbl>
      <w:tblPr>
        <w:tblStyle w:val="73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20"/>
        <w:gridCol w:w="6100"/>
      </w:tblGrid>
      <w:tr>
        <w:tblPrEx/>
        <w:trPr>
          <w:trHeight w:val="69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Category</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Identified Examples</w:t>
            </w:r>
            <w:r/>
          </w:p>
        </w:tc>
      </w:tr>
      <w:tr>
        <w:tblPrEx/>
        <w:trPr>
          <w:trHeight w:val="69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Visual elements</w:t>
            </w:r>
            <w:r>
              <w:rPr>
                <w:rFonts w:ascii="Times New Roman" w:hAnsi="Times New Roman" w:eastAsia="Times New Roman" w:cs="Times New Roman"/>
                <w:color w:val="000000"/>
                <w:sz w:val="24"/>
                <w:u w:val="none"/>
              </w:rPr>
              <w:t xml:space="preserve"> </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124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Representational processes: </w:t>
            </w:r>
            <w:r>
              <w:rPr>
                <w:rFonts w:ascii="Times New Roman" w:hAnsi="Times New Roman" w:eastAsia="Times New Roman" w:cs="Times New Roman"/>
                <w:color w:val="000000"/>
                <w:sz w:val="24"/>
                <w:u w:val="none"/>
              </w:rPr>
              <w:t xml:space="preserve">type of processes depicted (narrative, conceptual), use of actors, goals, and circumstances, how are actions and participants represented</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i</w:t>
            </w:r>
            <w:r>
              <w:rPr>
                <w:rFonts w:ascii="Times New Roman" w:hAnsi="Times New Roman" w:eastAsia="Times New Roman" w:cs="Times New Roman"/>
                <w:color w:val="000000"/>
                <w:sz w:val="24"/>
                <w:u w:val="none"/>
              </w:rPr>
              <w:t xml:space="preserve">mages use primarily conceptual process (Figures A1, A2, A3, A5), symbolizing women as one of the key figures of Soviet progress and promoting ideals of industrialization, revolution, workforce, collectivization, and education. Narrative processes can be no</w:t>
            </w:r>
            <w:r>
              <w:rPr>
                <w:rFonts w:ascii="Times New Roman" w:hAnsi="Times New Roman" w:eastAsia="Times New Roman" w:cs="Times New Roman"/>
                <w:color w:val="000000"/>
                <w:sz w:val="24"/>
                <w:u w:val="none"/>
              </w:rPr>
              <w:t xml:space="preserve">ticed in Figures A4, A6, where the women are depicted in different states: one laboring in the traditional role of housewife, the other </w:t>
            </w:r>
            <w:r>
              <w:rPr>
                <w:rFonts w:ascii="Times New Roman" w:hAnsi="Times New Roman" w:eastAsia="Times New Roman" w:cs="Times New Roman"/>
                <w:color w:val="000000"/>
                <w:sz w:val="24"/>
                <w:u w:val="none"/>
              </w:rPr>
              <w:t xml:space="preserve">stepping</w:t>
            </w:r>
            <w:r>
              <w:rPr>
                <w:rFonts w:ascii="Times New Roman" w:hAnsi="Times New Roman" w:eastAsia="Times New Roman" w:cs="Times New Roman"/>
                <w:color w:val="000000"/>
                <w:sz w:val="24"/>
                <w:u w:val="none"/>
              </w:rPr>
              <w:t xml:space="preserve"> towards a new and liberated future, that</w:t>
            </w:r>
            <w:r>
              <w:rPr>
                <w:rFonts w:ascii="Times New Roman" w:hAnsi="Times New Roman" w:eastAsia="Times New Roman" w:cs="Times New Roman"/>
                <w:color w:val="000000"/>
                <w:sz w:val="24"/>
                <w:u w:val="none"/>
              </w:rPr>
              <w:t xml:space="preserve"> also may </w:t>
            </w:r>
            <w:r>
              <w:rPr>
                <w:rFonts w:ascii="Times New Roman" w:hAnsi="Times New Roman" w:eastAsia="Times New Roman" w:cs="Times New Roman"/>
                <w:color w:val="000000"/>
                <w:sz w:val="24"/>
                <w:u w:val="none"/>
              </w:rPr>
              <w:t xml:space="preserve">represent conceptual theme of the contrast between the </w:t>
            </w:r>
            <w:r>
              <w:rPr>
                <w:rFonts w:ascii="Times New Roman" w:hAnsi="Times New Roman" w:eastAsia="Times New Roman" w:cs="Times New Roman"/>
                <w:color w:val="000000"/>
                <w:sz w:val="24"/>
                <w:u w:val="none"/>
              </w:rPr>
              <w:t xml:space="preserve">old and the new (Figure A4), while another case showcases  an interaction between a salesperson and a customer, with the salesperson offering a dress and promotes </w:t>
            </w:r>
            <w:r>
              <w:rPr>
                <w:rFonts w:ascii="Times New Roman" w:hAnsi="Times New Roman" w:eastAsia="Times New Roman" w:cs="Times New Roman"/>
                <w:color w:val="000000"/>
                <w:sz w:val="24"/>
                <w:u w:val="none"/>
              </w:rPr>
              <w:t xml:space="preserve">the ideal behavior (Figure A6). In the foreground, the woman is a symbol </w:t>
            </w:r>
            <w:r>
              <w:rPr>
                <w:rFonts w:ascii="Times New Roman" w:hAnsi="Times New Roman" w:eastAsia="Times New Roman" w:cs="Times New Roman"/>
                <w:color w:val="000000"/>
                <w:sz w:val="24"/>
                <w:u w:val="none"/>
              </w:rPr>
              <w:t xml:space="preserve">of all working women in</w:t>
            </w:r>
            <w:r>
              <w:rPr>
                <w:rFonts w:ascii="Times New Roman" w:hAnsi="Times New Roman" w:eastAsia="Times New Roman" w:cs="Times New Roman"/>
                <w:color w:val="000000"/>
                <w:sz w:val="24"/>
                <w:u w:val="none"/>
              </w:rPr>
              <w:t xml:space="preserve"> the Soviet Union, whereas the group at the background bottom represents the collective power of the female workforce. The women's confident poses showcase authority, leadership, and a hopeful vision for the future. The aim of the posters is to encourage w</w:t>
            </w:r>
            <w:r>
              <w:rPr>
                <w:rFonts w:ascii="Times New Roman" w:hAnsi="Times New Roman" w:eastAsia="Times New Roman" w:cs="Times New Roman"/>
                <w:color w:val="000000"/>
                <w:sz w:val="24"/>
                <w:u w:val="none"/>
              </w:rPr>
              <w:t xml:space="preserve">omen to participate in the upcoming elections, in the agriculture sector, and to support the Soviet Union's development (Figures A1, A2, A3). Another representation of female image is in Figure A5, where the woman is the primary actor, portrayed in a posi</w:t>
            </w:r>
            <w:r>
              <w:rPr>
                <w:rFonts w:ascii="Times New Roman" w:hAnsi="Times New Roman" w:eastAsia="Times New Roman" w:cs="Times New Roman"/>
                <w:color w:val="000000"/>
                <w:sz w:val="24"/>
                <w:u w:val="none"/>
              </w:rPr>
              <w:t xml:space="preserve">tive light, engaged in reading that is accessible and beneficial. The goal is to encourage reading and promote literacy. The circumstances are the early years of the Soviet Union, when literacy was a high priority. Next, the poster offers the role of women</w:t>
            </w:r>
            <w:r>
              <w:rPr>
                <w:rFonts w:ascii="Times New Roman" w:hAnsi="Times New Roman" w:eastAsia="Times New Roman" w:cs="Times New Roman"/>
                <w:color w:val="000000"/>
                <w:sz w:val="24"/>
                <w:u w:val="none"/>
              </w:rPr>
              <w:t xml:space="preserve"> as ordinary and welcoming salesperson and customer, their appearance is neat and tidy, suggesting professionalism and respectability. The goal is to inspire and to call the salespersons to be honest and provide good customer service. The circumstances are</w:t>
            </w:r>
            <w:r>
              <w:rPr>
                <w:rFonts w:ascii="Times New Roman" w:hAnsi="Times New Roman" w:eastAsia="Times New Roman" w:cs="Times New Roman"/>
                <w:color w:val="000000"/>
                <w:sz w:val="24"/>
                <w:u w:val="none"/>
              </w:rPr>
              <w:t xml:space="preserve"> t</w:t>
            </w:r>
            <w:r>
              <w:rPr>
                <w:rFonts w:ascii="Times New Roman" w:hAnsi="Times New Roman" w:eastAsia="Times New Roman" w:cs="Times New Roman"/>
                <w:color w:val="000000"/>
                <w:sz w:val="24"/>
                <w:u w:val="none"/>
              </w:rPr>
              <w:t xml:space="preserve">hose of a retail environment, likely a clothing store (Figure A6). Also, the woman can be represented as a modern, liberated Soviet woman (Figure A4). Her goal is to break free from the barriers of traditional domestic labor by pushing the doorway, a symbo</w:t>
            </w:r>
            <w:r>
              <w:rPr>
                <w:rFonts w:ascii="Times New Roman" w:hAnsi="Times New Roman" w:eastAsia="Times New Roman" w:cs="Times New Roman"/>
                <w:color w:val="000000"/>
                <w:sz w:val="24"/>
                <w:u w:val="none"/>
              </w:rPr>
              <w:t xml:space="preserve">lic act of breaking free from the past. Another woman doing laundry represents the "old" way of life, trapped in domestic chores. The building in the foreground represents the "new" way of life offered by Soviet society: communal kitchens, childcare, and f</w:t>
            </w:r>
            <w:r>
              <w:rPr>
                <w:rFonts w:ascii="Times New Roman" w:hAnsi="Times New Roman" w:eastAsia="Times New Roman" w:cs="Times New Roman"/>
                <w:color w:val="000000"/>
                <w:sz w:val="24"/>
                <w:u w:val="none"/>
              </w:rPr>
              <w:t xml:space="preserve">reedom from domestic burdens.</w:t>
            </w:r>
            <w:r/>
          </w:p>
        </w:tc>
      </w:tr>
      <w:tr>
        <w:tblPrEx/>
        <w:trPr>
          <w:trHeight w:val="289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Interactive processes: </w:t>
            </w:r>
            <w:r>
              <w:rPr>
                <w:rFonts w:ascii="Times New Roman" w:hAnsi="Times New Roman" w:eastAsia="Times New Roman" w:cs="Times New Roman"/>
                <w:color w:val="000000"/>
                <w:sz w:val="24"/>
                <w:u w:val="none"/>
              </w:rPr>
              <w:t xml:space="preserve">how the images engage with the viewer (direct address, implied viewers), role of gaze, demand or offer images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w:t>
            </w:r>
            <w:r>
              <w:rPr>
                <w:rFonts w:ascii="Times New Roman" w:hAnsi="Times New Roman" w:eastAsia="Times New Roman" w:cs="Times New Roman"/>
                <w:color w:val="000000"/>
                <w:sz w:val="24"/>
                <w:u w:val="none"/>
              </w:rPr>
              <w:t xml:space="preserve">e women's gaze is directed at the viewer, creating an image of a strong leader that others are supposed to follow (Figures A1, A2). However, in general, the posters seek to engage the viewer through its simple imagery and clear messages. For instance, othe</w:t>
            </w:r>
            <w:r>
              <w:rPr>
                <w:rFonts w:ascii="Times New Roman" w:hAnsi="Times New Roman" w:eastAsia="Times New Roman" w:cs="Times New Roman"/>
                <w:color w:val="000000"/>
                <w:sz w:val="24"/>
                <w:u w:val="none"/>
              </w:rPr>
              <w:t xml:space="preserve">r ma</w:t>
            </w:r>
            <w:r>
              <w:rPr>
                <w:rFonts w:ascii="Times New Roman" w:hAnsi="Times New Roman" w:eastAsia="Times New Roman" w:cs="Times New Roman"/>
                <w:color w:val="000000"/>
                <w:sz w:val="24"/>
                <w:u w:val="none"/>
              </w:rPr>
              <w:t xml:space="preserve">in figures look slightly upwards and to the side being concentrated on a particular activity with an indirect connection with the viewer (Figures A3, A4, A5, A6). All the images are of a demand type, asking for active participation in the political process</w:t>
            </w:r>
            <w:r>
              <w:rPr>
                <w:rFonts w:ascii="Times New Roman" w:hAnsi="Times New Roman" w:eastAsia="Times New Roman" w:cs="Times New Roman"/>
                <w:color w:val="000000"/>
                <w:sz w:val="24"/>
                <w:u w:val="none"/>
              </w:rPr>
              <w:t xml:space="preserve">, labour, education, personal development and support for the government's goals, also through the imperative verbs.</w:t>
            </w:r>
            <w:r/>
          </w:p>
        </w:tc>
      </w:tr>
      <w:tr>
        <w:tblPrEx/>
        <w:trPr>
          <w:trHeight w:val="3508"/>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Compositional meaning: </w:t>
            </w:r>
            <w:r>
              <w:rPr>
                <w:rFonts w:ascii="Times New Roman" w:hAnsi="Times New Roman" w:eastAsia="Times New Roman" w:cs="Times New Roman"/>
                <w:color w:val="000000"/>
                <w:sz w:val="24"/>
                <w:u w:val="none"/>
              </w:rPr>
              <w:t xml:space="preserve">use of information value (left/right, top/bottom), balance, framing and its effect on message importance, salience of depicted characters/objects, how they construct the message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Firstly, several posters (Figures A2, A3, A4) feature central figures, women, drawing immediate attention, where at the top and at the bottom there is a text. For example, Figure A2's woman with medals and Figure</w:t>
            </w:r>
            <w:r>
              <w:rPr>
                <w:rFonts w:ascii="Times New Roman" w:hAnsi="Times New Roman" w:eastAsia="Times New Roman" w:cs="Times New Roman"/>
                <w:color w:val="000000"/>
                <w:sz w:val="24"/>
                <w:u w:val="none"/>
              </w:rPr>
              <w:t xml:space="preserve"> A3's woman holding grain are prominently framed, emphasizing their importance in conveying the message. Secondly, all posters employ framing techniques such as close-ups, background divisions, or structural borders to focus viewer attention on specific</w:t>
            </w:r>
            <w:r>
              <w:rPr>
                <w:rFonts w:ascii="Times New Roman" w:hAnsi="Times New Roman" w:eastAsia="Times New Roman" w:cs="Times New Roman"/>
                <w:color w:val="000000"/>
                <w:sz w:val="24"/>
                <w:u w:val="none"/>
              </w:rPr>
              <w:t xml:space="preserve"> ele</w:t>
            </w:r>
            <w:r>
              <w:rPr>
                <w:rFonts w:ascii="Times New Roman" w:hAnsi="Times New Roman" w:eastAsia="Times New Roman" w:cs="Times New Roman"/>
                <w:color w:val="000000"/>
                <w:sz w:val="24"/>
                <w:u w:val="none"/>
              </w:rPr>
              <w:t xml:space="preserve">ments. Figure A5 uses framing around the woman and book to underline their significance, while Figure A4’s doorway frames the transition between old and new. Thirdly, most posters aim for visual balance to create harmony and guide the viewer’s eye. Figures</w:t>
            </w:r>
            <w:r>
              <w:rPr>
                <w:rFonts w:ascii="Times New Roman" w:hAnsi="Times New Roman" w:eastAsia="Times New Roman" w:cs="Times New Roman"/>
                <w:color w:val="000000"/>
                <w:sz w:val="24"/>
                <w:u w:val="none"/>
              </w:rPr>
              <w:t xml:space="preserve"> A1, A3, and A5 are relatively balanced, with elements distributed to avoid visual clutter, ensuring the main message remains clear. </w:t>
            </w:r>
            <w:r>
              <w:rPr>
                <w:rFonts w:ascii="Times New Roman" w:hAnsi="Times New Roman" w:eastAsia="Times New Roman" w:cs="Times New Roman"/>
                <w:color w:val="000000"/>
                <w:sz w:val="24"/>
                <w:u w:val="none"/>
              </w:rPr>
              <w:t xml:space="preserve">Their visual strategies reflect their specific ideological aims, from inspiring pride and action to promoting development.</w:t>
            </w:r>
            <w:r/>
          </w:p>
        </w:tc>
      </w:tr>
      <w:tr>
        <w:tblPrEx/>
        <w:trPr>
          <w:trHeight w:val="531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Modality: </w:t>
            </w:r>
            <w:r>
              <w:rPr>
                <w:rFonts w:ascii="Times New Roman" w:hAnsi="Times New Roman" w:eastAsia="Times New Roman" w:cs="Times New Roman"/>
                <w:color w:val="000000"/>
                <w:sz w:val="24"/>
                <w:u w:val="none"/>
              </w:rPr>
              <w:t xml:space="preserve">how realistic, credible or authentic the visual image is, color saturation, sharpness of lines, depth of field, and their effects on meaning creation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majority of posters are stylized rather than photorealistic. Figures A3, A4, A5, and A6 employ abstraction or symbolic representation, with Figure A4 being highly stylized and propagandistic, and Figure A6 presenting a softer, idealized style, but all </w:t>
            </w:r>
            <w:r>
              <w:rPr>
                <w:rFonts w:ascii="Times New Roman" w:hAnsi="Times New Roman" w:eastAsia="Times New Roman" w:cs="Times New Roman"/>
                <w:color w:val="000000"/>
                <w:sz w:val="24"/>
                <w:u w:val="none"/>
              </w:rPr>
              <w:t xml:space="preserve">of them aim to establish credibility and trust.</w:t>
            </w:r>
            <w:r>
              <w:rPr>
                <w:rFonts w:ascii="Times New Roman" w:hAnsi="Times New Roman" w:eastAsia="Times New Roman" w:cs="Times New Roman"/>
                <w:b/>
                <w:color w:val="000000"/>
                <w:sz w:val="24"/>
                <w:u w:val="none"/>
              </w:rPr>
              <w:t xml:space="preserve"> </w:t>
            </w:r>
            <w:r>
              <w:rPr>
                <w:rFonts w:ascii="Times New Roman" w:hAnsi="Times New Roman" w:eastAsia="Times New Roman" w:cs="Times New Roman"/>
                <w:color w:val="000000"/>
                <w:sz w:val="24"/>
                <w:u w:val="none"/>
              </w:rPr>
              <w:t xml:space="preserve">Fu</w:t>
            </w:r>
            <w:r>
              <w:rPr>
                <w:rFonts w:ascii="Times New Roman" w:hAnsi="Times New Roman" w:eastAsia="Times New Roman" w:cs="Times New Roman"/>
                <w:color w:val="000000"/>
                <w:sz w:val="24"/>
                <w:u w:val="none"/>
              </w:rPr>
              <w:t xml:space="preserve">rthermore, most posters feature well-defined lines, contributing to clarity and purpose and employ a range of color saturation to evoke emotional responses. Figures A1 and A4 utilize highly saturated colors to create visual impact and convey urgency or emo</w:t>
            </w:r>
            <w:r>
              <w:rPr>
                <w:rFonts w:ascii="Times New Roman" w:hAnsi="Times New Roman" w:eastAsia="Times New Roman" w:cs="Times New Roman"/>
                <w:color w:val="000000"/>
                <w:sz w:val="24"/>
                <w:u w:val="none"/>
              </w:rPr>
              <w:t xml:space="preserve">tional intensity. In contrast, Figures A3 and A5 feature more muted or moderate saturation levels, emphasizing optimism, confidence, or seriousness without overwhelming the viewer. Figure A2 also uses muted colors to create a vintage, credible tone. Al</w:t>
            </w:r>
            <w:r>
              <w:rPr>
                <w:rFonts w:ascii="Times New Roman" w:hAnsi="Times New Roman" w:eastAsia="Times New Roman" w:cs="Times New Roman"/>
                <w:color w:val="000000"/>
                <w:sz w:val="24"/>
                <w:u w:val="none"/>
              </w:rPr>
              <w:t xml:space="preserve">so, they direct the viewer's focus to key figures or elements through shallow depth of field or compositional emphasis, reinforcing their messages, such as literacy, strength, and patriotism.</w:t>
            </w:r>
            <w:r/>
          </w:p>
        </w:tc>
      </w:tr>
      <w:tr>
        <w:tblPrEx/>
        <w:trPr>
          <w:trHeight w:val="276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Color: </w:t>
            </w:r>
            <w:r>
              <w:rPr>
                <w:rFonts w:ascii="Times New Roman" w:hAnsi="Times New Roman" w:eastAsia="Times New Roman" w:cs="Times New Roman"/>
                <w:color w:val="000000"/>
                <w:sz w:val="24"/>
                <w:u w:val="none"/>
              </w:rPr>
              <w:t xml:space="preserve">dominant colors, use of color symbolism, role of color in the construction of meaning and the relation to the visual narrative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Across all posters, red is a dominant color that signifies communism, revolution, and the power of the working class. It consistently draws attention and reinforces the core message of Soviet strength, vitality, development of the personality and the state</w:t>
            </w:r>
            <w:r>
              <w:rPr>
                <w:rFonts w:ascii="Times New Roman" w:hAnsi="Times New Roman" w:eastAsia="Times New Roman" w:cs="Times New Roman"/>
                <w:color w:val="000000"/>
                <w:sz w:val="24"/>
                <w:u w:val="none"/>
              </w:rPr>
              <w:t xml:space="preserve"> (Figures</w:t>
            </w:r>
            <w:r>
              <w:rPr>
                <w:rFonts w:ascii="Times New Roman" w:hAnsi="Times New Roman" w:eastAsia="Times New Roman" w:cs="Times New Roman"/>
                <w:color w:val="000000"/>
                <w:sz w:val="24"/>
                <w:u w:val="none"/>
              </w:rPr>
              <w:t xml:space="preserve"> A1, A2, A4, A5). The blue color stands for trust, hope, progress, professionalism (Figures A1, A3, A6). Black and white colors are used  to demonstrate revolution and oppression (Figure A4). What is more, several posters incorporate earth tones like yello</w:t>
            </w:r>
            <w:r>
              <w:rPr>
                <w:rFonts w:ascii="Times New Roman" w:hAnsi="Times New Roman" w:eastAsia="Times New Roman" w:cs="Times New Roman"/>
                <w:color w:val="000000"/>
                <w:sz w:val="24"/>
                <w:u w:val="none"/>
              </w:rPr>
              <w:t xml:space="preserve">w, browns and grays or natural tones that suggest hard work, simplicity, emphasizing the valorization of the working class and agricultural productivity (Figures A1, A2, A3).</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Expressive means &amp; Stylistic devices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313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Phonetic level: </w:t>
            </w:r>
            <w:r>
              <w:rPr>
                <w:rFonts w:ascii="Times New Roman" w:hAnsi="Times New Roman" w:eastAsia="Times New Roman" w:cs="Times New Roman"/>
                <w:color w:val="000000"/>
                <w:sz w:val="24"/>
                <w:u w:val="none"/>
              </w:rPr>
              <w:t xml:space="preserve">euphony, onomatopoeia, alliteration, rhyme, rhythm</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Alliteration in repetition of consonant sounds “[k], [s], [r], [z]” in words </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i/>
                <w:color w:val="000000"/>
                <w:sz w:val="24"/>
                <w:u w:val="single"/>
              </w:rPr>
              <w:t xml:space="preserve">р</w:t>
            </w:r>
            <w:r>
              <w:rPr>
                <w:rFonts w:ascii="Times New Roman" w:hAnsi="Times New Roman" w:eastAsia="Times New Roman" w:cs="Times New Roman"/>
                <w:i/>
                <w:color w:val="000000"/>
                <w:sz w:val="24"/>
                <w:u w:val="none"/>
              </w:rPr>
              <w:t xml:space="preserve">еволю</w:t>
            </w:r>
            <w:r>
              <w:rPr>
                <w:rFonts w:ascii="Times New Roman" w:hAnsi="Times New Roman" w:eastAsia="Times New Roman" w:cs="Times New Roman"/>
                <w:i/>
                <w:color w:val="000000"/>
                <w:sz w:val="24"/>
                <w:u w:val="single"/>
              </w:rPr>
              <w:t xml:space="preserve">ц</w:t>
            </w:r>
            <w:r>
              <w:rPr>
                <w:rFonts w:ascii="Times New Roman" w:hAnsi="Times New Roman" w:eastAsia="Times New Roman" w:cs="Times New Roman"/>
                <w:i/>
                <w:color w:val="000000"/>
                <w:sz w:val="24"/>
                <w:u w:val="none"/>
              </w:rPr>
              <w:t xml:space="preserve">ия”, “инду</w:t>
            </w:r>
            <w:r>
              <w:rPr>
                <w:rFonts w:ascii="Times New Roman" w:hAnsi="Times New Roman" w:eastAsia="Times New Roman" w:cs="Times New Roman"/>
                <w:i/>
                <w:color w:val="000000"/>
                <w:sz w:val="24"/>
                <w:u w:val="single"/>
              </w:rPr>
              <w:t xml:space="preserve">с</w:t>
            </w:r>
            <w:r>
              <w:rPr>
                <w:rFonts w:ascii="Times New Roman" w:hAnsi="Times New Roman" w:eastAsia="Times New Roman" w:cs="Times New Roman"/>
                <w:i/>
                <w:color w:val="000000"/>
                <w:sz w:val="24"/>
                <w:u w:val="none"/>
              </w:rPr>
              <w:t xml:space="preserve">т</w:t>
            </w:r>
            <w:r>
              <w:rPr>
                <w:rFonts w:ascii="Times New Roman" w:hAnsi="Times New Roman" w:eastAsia="Times New Roman" w:cs="Times New Roman"/>
                <w:i/>
                <w:color w:val="000000"/>
                <w:sz w:val="24"/>
                <w:u w:val="single"/>
              </w:rPr>
              <w:t xml:space="preserve">р</w:t>
            </w:r>
            <w:r>
              <w:rPr>
                <w:rFonts w:ascii="Times New Roman" w:hAnsi="Times New Roman" w:eastAsia="Times New Roman" w:cs="Times New Roman"/>
                <w:i/>
                <w:color w:val="000000"/>
                <w:sz w:val="24"/>
                <w:u w:val="none"/>
              </w:rPr>
              <w:t xml:space="preserve">иализа</w:t>
            </w:r>
            <w:r>
              <w:rPr>
                <w:rFonts w:ascii="Times New Roman" w:hAnsi="Times New Roman" w:eastAsia="Times New Roman" w:cs="Times New Roman"/>
                <w:i/>
                <w:color w:val="000000"/>
                <w:sz w:val="24"/>
                <w:u w:val="single"/>
              </w:rPr>
              <w:t xml:space="preserve">ц</w:t>
            </w:r>
            <w:r>
              <w:rPr>
                <w:rFonts w:ascii="Times New Roman" w:hAnsi="Times New Roman" w:eastAsia="Times New Roman" w:cs="Times New Roman"/>
                <w:i/>
                <w:color w:val="000000"/>
                <w:sz w:val="24"/>
                <w:u w:val="none"/>
              </w:rPr>
              <w:t xml:space="preserve">ия”, “хо</w:t>
            </w:r>
            <w:r>
              <w:rPr>
                <w:rFonts w:ascii="Times New Roman" w:hAnsi="Times New Roman" w:eastAsia="Times New Roman" w:cs="Times New Roman"/>
                <w:i/>
                <w:color w:val="000000"/>
                <w:sz w:val="24"/>
                <w:u w:val="single"/>
              </w:rPr>
              <w:t xml:space="preserve">з</w:t>
            </w:r>
            <w:r>
              <w:rPr>
                <w:rFonts w:ascii="Times New Roman" w:hAnsi="Times New Roman" w:eastAsia="Times New Roman" w:cs="Times New Roman"/>
                <w:i/>
                <w:color w:val="000000"/>
                <w:sz w:val="24"/>
                <w:u w:val="none"/>
              </w:rPr>
              <w:t xml:space="preserve">яйство”, “п</w:t>
            </w:r>
            <w:r>
              <w:rPr>
                <w:rFonts w:ascii="Times New Roman" w:hAnsi="Times New Roman" w:eastAsia="Times New Roman" w:cs="Times New Roman"/>
                <w:i/>
                <w:color w:val="000000"/>
                <w:sz w:val="24"/>
                <w:u w:val="single"/>
              </w:rPr>
              <w:t xml:space="preserve">р</w:t>
            </w:r>
            <w:r>
              <w:rPr>
                <w:rFonts w:ascii="Times New Roman" w:hAnsi="Times New Roman" w:eastAsia="Times New Roman" w:cs="Times New Roman"/>
                <w:i/>
                <w:color w:val="000000"/>
                <w:sz w:val="24"/>
                <w:u w:val="none"/>
              </w:rPr>
              <w:t xml:space="preserve">олета</w:t>
            </w:r>
            <w:r>
              <w:rPr>
                <w:rFonts w:ascii="Times New Roman" w:hAnsi="Times New Roman" w:eastAsia="Times New Roman" w:cs="Times New Roman"/>
                <w:i/>
                <w:color w:val="000000"/>
                <w:sz w:val="24"/>
                <w:u w:val="single"/>
              </w:rPr>
              <w:t xml:space="preserve">рс</w:t>
            </w:r>
            <w:r>
              <w:rPr>
                <w:rFonts w:ascii="Times New Roman" w:hAnsi="Times New Roman" w:eastAsia="Times New Roman" w:cs="Times New Roman"/>
                <w:i/>
                <w:color w:val="000000"/>
                <w:sz w:val="24"/>
                <w:u w:val="none"/>
              </w:rPr>
              <w:t xml:space="preserve">кий”</w:t>
            </w:r>
            <w:r>
              <w:rPr>
                <w:rFonts w:ascii="Times New Roman" w:hAnsi="Times New Roman" w:eastAsia="Times New Roman" w:cs="Times New Roman"/>
                <w:i w:val="0"/>
                <w:iCs w:val="0"/>
                <w:color w:val="000000"/>
                <w:sz w:val="24"/>
                <w:u w:val="none"/>
              </w:rPr>
              <w:t xml:space="preserve"> (</w:t>
            </w:r>
            <w:r>
              <w:rPr>
                <w:rFonts w:ascii="Times New Roman" w:hAnsi="Times New Roman" w:eastAsia="Times New Roman" w:cs="Times New Roman"/>
                <w:i w:val="0"/>
                <w:iCs w:val="0"/>
                <w:color w:val="000000"/>
                <w:sz w:val="24"/>
                <w:u w:val="none"/>
              </w:rPr>
              <w:t xml:space="preserve">Figure</w:t>
            </w:r>
            <w:r>
              <w:rPr>
                <w:rFonts w:ascii="Times New Roman" w:hAnsi="Times New Roman" w:eastAsia="Times New Roman" w:cs="Times New Roman"/>
                <w:i w:val="0"/>
                <w:iCs w:val="0"/>
                <w:color w:val="000000"/>
                <w:sz w:val="24"/>
                <w:u w:val="none"/>
              </w:rPr>
              <w:t xml:space="preserve"> </w:t>
            </w:r>
            <w:r>
              <w:rPr>
                <w:rFonts w:ascii="Times New Roman" w:hAnsi="Times New Roman" w:eastAsia="Times New Roman" w:cs="Times New Roman"/>
                <w:i w:val="0"/>
                <w:iCs w:val="0"/>
                <w:color w:val="000000"/>
                <w:sz w:val="24"/>
                <w:u w:val="none"/>
              </w:rPr>
              <w:t xml:space="preserve">A1</w:t>
            </w:r>
            <w:r>
              <w:rPr>
                <w:rFonts w:ascii="Times New Roman" w:hAnsi="Times New Roman" w:eastAsia="Times New Roman" w:cs="Times New Roman"/>
                <w:i w:val="0"/>
                <w:iCs w:val="0"/>
                <w:color w:val="000000"/>
                <w:sz w:val="24"/>
                <w:u w:val="none"/>
              </w:rPr>
              <w:t xml:space="preserve">);</w:t>
            </w:r>
            <w:r>
              <w:rPr>
                <w:rFonts w:ascii="Times New Roman" w:hAnsi="Times New Roman" w:eastAsia="Times New Roman" w:cs="Times New Roman"/>
                <w:i/>
                <w:color w:val="000000"/>
                <w:sz w:val="24"/>
                <w:u w:val="none"/>
              </w:rPr>
              <w:t xml:space="preserve"> </w:t>
            </w:r>
            <w:r>
              <w:rPr>
                <w:rFonts w:ascii="Times New Roman" w:hAnsi="Times New Roman" w:eastAsia="Times New Roman" w:cs="Times New Roman"/>
                <w:color w:val="000000"/>
                <w:sz w:val="24"/>
                <w:u w:val="none"/>
              </w:rPr>
              <w:t xml:space="preserve">repetition of the  consonant sound </w:t>
            </w:r>
            <w:r>
              <w:rPr>
                <w:rFonts w:ascii="Times New Roman" w:hAnsi="Times New Roman" w:eastAsia="Times New Roman" w:cs="Times New Roman"/>
                <w:b/>
                <w:color w:val="000000"/>
                <w:sz w:val="24"/>
                <w:u w:val="none"/>
              </w:rPr>
              <w:t xml:space="preserve">"[d]"</w:t>
            </w:r>
            <w:r>
              <w:rPr>
                <w:rFonts w:ascii="Times New Roman" w:hAnsi="Times New Roman" w:eastAsia="Times New Roman" w:cs="Times New Roman"/>
                <w:color w:val="000000"/>
                <w:sz w:val="24"/>
                <w:u w:val="none"/>
              </w:rPr>
              <w:t xml:space="preserve"> in "долой" and "даёшь" (Figure A4);</w:t>
            </w:r>
            <w:r>
              <w:rPr>
                <w:rFonts w:ascii="Times New Roman" w:hAnsi="Times New Roman" w:eastAsia="Times New Roman" w:cs="Times New Roman"/>
                <w:i/>
                <w:color w:val="000000"/>
                <w:sz w:val="24"/>
                <w:u w:val="none"/>
              </w:rPr>
              <w:t xml:space="preserve"> </w:t>
            </w:r>
            <w:r>
              <w:rPr>
                <w:rFonts w:ascii="Times New Roman" w:hAnsi="Times New Roman" w:eastAsia="Times New Roman" w:cs="Times New Roman"/>
                <w:color w:val="000000"/>
                <w:sz w:val="24"/>
                <w:u w:val="none"/>
              </w:rPr>
              <w:t xml:space="preserve">rhythm is created by five-time repetition of the construction </w:t>
            </w:r>
            <w:r>
              <w:rPr>
                <w:rFonts w:ascii="Times New Roman" w:hAnsi="Times New Roman" w:eastAsia="Times New Roman" w:cs="Times New Roman"/>
                <w:i/>
                <w:color w:val="000000"/>
                <w:sz w:val="24"/>
                <w:u w:val="none"/>
              </w:rPr>
              <w:t xml:space="preserve">“за..” </w:t>
            </w:r>
            <w:r>
              <w:rPr>
                <w:rFonts w:ascii="Times New Roman" w:hAnsi="Times New Roman" w:eastAsia="Times New Roman" w:cs="Times New Roman"/>
                <w:color w:val="000000"/>
                <w:sz w:val="24"/>
                <w:u w:val="none"/>
              </w:rPr>
              <w:t xml:space="preserve">in “</w:t>
            </w:r>
            <w:r>
              <w:rPr>
                <w:rFonts w:ascii="Times New Roman" w:hAnsi="Times New Roman" w:eastAsia="Times New Roman" w:cs="Times New Roman"/>
                <w:i/>
                <w:color w:val="000000"/>
                <w:sz w:val="24"/>
                <w:u w:val="single"/>
              </w:rPr>
              <w:t xml:space="preserve">за</w:t>
            </w:r>
            <w:r>
              <w:rPr>
                <w:rFonts w:ascii="Times New Roman" w:hAnsi="Times New Roman" w:eastAsia="Times New Roman" w:cs="Times New Roman"/>
                <w:i/>
                <w:color w:val="000000"/>
                <w:sz w:val="24"/>
                <w:u w:val="none"/>
              </w:rPr>
              <w:t xml:space="preserve"> индустриализацию страны!”, “</w:t>
            </w:r>
            <w:r>
              <w:rPr>
                <w:rFonts w:ascii="Times New Roman" w:hAnsi="Times New Roman" w:eastAsia="Times New Roman" w:cs="Times New Roman"/>
                <w:i/>
                <w:color w:val="000000"/>
                <w:sz w:val="24"/>
                <w:u w:val="single"/>
              </w:rPr>
              <w:t xml:space="preserve">за</w:t>
            </w:r>
            <w:r>
              <w:rPr>
                <w:rFonts w:ascii="Times New Roman" w:hAnsi="Times New Roman" w:eastAsia="Times New Roman" w:cs="Times New Roman"/>
                <w:i/>
                <w:color w:val="000000"/>
                <w:sz w:val="24"/>
                <w:u w:val="none"/>
              </w:rPr>
              <w:t xml:space="preserve"> крупное общественное сельское хозяйство!”, “</w:t>
            </w:r>
            <w:r>
              <w:rPr>
                <w:rFonts w:ascii="Times New Roman" w:hAnsi="Times New Roman" w:eastAsia="Times New Roman" w:cs="Times New Roman"/>
                <w:i/>
                <w:color w:val="000000"/>
                <w:sz w:val="24"/>
                <w:u w:val="single"/>
              </w:rPr>
              <w:t xml:space="preserve">за</w:t>
            </w:r>
            <w:r>
              <w:rPr>
                <w:rFonts w:ascii="Times New Roman" w:hAnsi="Times New Roman" w:eastAsia="Times New Roman" w:cs="Times New Roman"/>
                <w:i/>
                <w:color w:val="000000"/>
                <w:sz w:val="24"/>
                <w:u w:val="none"/>
              </w:rPr>
              <w:t xml:space="preserve"> культурную революцию!</w:t>
            </w:r>
            <w:r>
              <w:rPr>
                <w:rFonts w:ascii="Times New Roman" w:hAnsi="Times New Roman" w:eastAsia="Times New Roman" w:cs="Times New Roman"/>
                <w:color w:val="000000"/>
                <w:sz w:val="24"/>
                <w:u w:val="none"/>
              </w:rPr>
              <w:t xml:space="preserve">” (Figure A1); rhyme can be noticed in </w:t>
            </w:r>
            <w:r>
              <w:rPr>
                <w:rFonts w:ascii="Times New Roman" w:hAnsi="Times New Roman" w:eastAsia="Times New Roman" w:cs="Times New Roman"/>
                <w:i/>
                <w:color w:val="000000"/>
                <w:sz w:val="24"/>
                <w:u w:val="none"/>
              </w:rPr>
              <w:t xml:space="preserve">"будешь…забудешь"</w:t>
            </w:r>
            <w:r>
              <w:rPr>
                <w:rFonts w:ascii="Times New Roman" w:hAnsi="Times New Roman" w:eastAsia="Times New Roman" w:cs="Times New Roman"/>
                <w:color w:val="000000"/>
                <w:sz w:val="24"/>
                <w:u w:val="none"/>
              </w:rPr>
              <w:t xml:space="preserve"> (Figure A5), </w:t>
            </w:r>
            <w:r>
              <w:rPr>
                <w:rFonts w:ascii="Times New Roman" w:hAnsi="Times New Roman" w:eastAsia="Times New Roman" w:cs="Times New Roman"/>
                <w:i/>
                <w:color w:val="000000"/>
                <w:sz w:val="24"/>
                <w:u w:val="none"/>
              </w:rPr>
              <w:t xml:space="preserve">“продавцом…лицом”, “лицу…продавцу”</w:t>
            </w:r>
            <w:r>
              <w:rPr>
                <w:rFonts w:ascii="Times New Roman" w:hAnsi="Times New Roman" w:eastAsia="Times New Roman" w:cs="Times New Roman"/>
                <w:color w:val="000000"/>
                <w:sz w:val="24"/>
                <w:u w:val="none"/>
              </w:rPr>
              <w:t xml:space="preserve"> (Figure A6).</w:t>
            </w:r>
            <w:r/>
          </w:p>
        </w:tc>
      </w:tr>
      <w:tr>
        <w:tblPrEx/>
        <w:trPr>
          <w:trHeight w:val="136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Morphological level: </w:t>
            </w:r>
            <w:r>
              <w:rPr>
                <w:rFonts w:ascii="Times New Roman" w:hAnsi="Times New Roman" w:eastAsia="Times New Roman" w:cs="Times New Roman"/>
                <w:color w:val="000000"/>
                <w:sz w:val="24"/>
                <w:u w:val="none"/>
              </w:rPr>
              <w:t xml:space="preserve">transposition of parts of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tc>
      </w:tr>
      <w:tr>
        <w:tblPrEx/>
        <w:trPr>
          <w:trHeight w:val="30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Lexical level: </w:t>
            </w:r>
            <w:r>
              <w:rPr>
                <w:rFonts w:ascii="Times New Roman" w:hAnsi="Times New Roman" w:eastAsia="Times New Roman" w:cs="Times New Roman"/>
                <w:color w:val="000000"/>
                <w:sz w:val="24"/>
                <w:u w:val="none"/>
              </w:rPr>
              <w:t xml:space="preserve">metaphor, metonymy, pun, epithet, hyperbole, euphemism, antonomasia, oxymoron, zeugma</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These Soviet propaganda posters share a common goal: to promote specific Soviet ideals and inspire action. They achieve this through consistent use of rhetorical devices, notably metaphor, metonymy, and epithet. Metaphors are </w:t>
            </w:r>
            <w:r>
              <w:rPr>
                <w:rFonts w:ascii="Times New Roman" w:hAnsi="Times New Roman" w:eastAsia="Times New Roman" w:cs="Times New Roman"/>
                <w:i/>
                <w:color w:val="000000"/>
                <w:sz w:val="24"/>
                <w:u w:val="none"/>
              </w:rPr>
              <w:t xml:space="preserve">"знаменем Ленинской партии"</w:t>
            </w:r>
            <w:r>
              <w:rPr>
                <w:rFonts w:ascii="Times New Roman" w:hAnsi="Times New Roman" w:eastAsia="Times New Roman" w:cs="Times New Roman"/>
                <w:color w:val="000000"/>
                <w:sz w:val="24"/>
                <w:u w:val="none"/>
              </w:rPr>
              <w:t xml:space="preserve">, where the scroll functions as a metaphor for the principles of the government, </w:t>
            </w:r>
            <w:r>
              <w:rPr>
                <w:rFonts w:ascii="Times New Roman" w:hAnsi="Times New Roman" w:eastAsia="Times New Roman" w:cs="Times New Roman"/>
                <w:i/>
                <w:color w:val="000000"/>
                <w:sz w:val="24"/>
                <w:u w:val="none"/>
              </w:rPr>
              <w:t xml:space="preserve">"нашей Родины"</w:t>
            </w:r>
            <w:r>
              <w:rPr>
                <w:rFonts w:ascii="Times New Roman" w:hAnsi="Times New Roman" w:eastAsia="Times New Roman" w:cs="Times New Roman"/>
                <w:color w:val="000000"/>
                <w:sz w:val="24"/>
                <w:u w:val="none"/>
              </w:rPr>
              <w:t xml:space="preserve"> represents the country as a nurturing and beloved entity (Figure A1);</w:t>
            </w:r>
            <w:r>
              <w:rPr>
                <w:rFonts w:ascii="Times New Roman" w:hAnsi="Times New Roman" w:eastAsia="Times New Roman" w:cs="Times New Roman"/>
                <w:i/>
                <w:color w:val="000000"/>
                <w:sz w:val="24"/>
                <w:u w:val="none"/>
              </w:rPr>
              <w:t xml:space="preserve"> "....в коммунизм шагающей" </w:t>
            </w:r>
            <w:r>
              <w:rPr>
                <w:rFonts w:ascii="Times New Roman" w:hAnsi="Times New Roman" w:eastAsia="Times New Roman" w:cs="Times New Roman"/>
                <w:color w:val="000000"/>
                <w:sz w:val="24"/>
                <w:u w:val="none"/>
              </w:rPr>
              <w:t xml:space="preserve">is also a metaphor of progressing towards communism (Figure A3); </w:t>
            </w:r>
            <w:r>
              <w:rPr>
                <w:rFonts w:ascii="Times New Roman" w:hAnsi="Times New Roman" w:eastAsia="Times New Roman" w:cs="Times New Roman"/>
                <w:i/>
                <w:color w:val="000000"/>
                <w:sz w:val="24"/>
                <w:u w:val="none"/>
              </w:rPr>
              <w:t xml:space="preserve">"кухонное рабство"</w:t>
            </w:r>
            <w:r>
              <w:rPr>
                <w:rFonts w:ascii="Times New Roman" w:hAnsi="Times New Roman" w:eastAsia="Times New Roman" w:cs="Times New Roman"/>
                <w:color w:val="000000"/>
                <w:sz w:val="24"/>
                <w:u w:val="none"/>
              </w:rPr>
              <w:t xml:space="preserve"> is a metaphor highlighting the severity and injustice of household chores (Figure A4). As for metonymies, </w:t>
            </w:r>
            <w:r>
              <w:rPr>
                <w:rFonts w:ascii="Times New Roman" w:hAnsi="Times New Roman" w:eastAsia="Times New Roman" w:cs="Times New Roman"/>
                <w:i/>
                <w:color w:val="000000"/>
                <w:sz w:val="24"/>
                <w:u w:val="none"/>
              </w:rPr>
              <w:t xml:space="preserve">"оборону СССР"</w:t>
            </w:r>
            <w:r>
              <w:rPr>
                <w:rFonts w:ascii="Times New Roman" w:hAnsi="Times New Roman" w:eastAsia="Times New Roman" w:cs="Times New Roman"/>
                <w:color w:val="000000"/>
                <w:sz w:val="24"/>
                <w:u w:val="none"/>
              </w:rPr>
              <w:t xml:space="preserve"> is used for protecting the state, its values, and achievements (Figure A1);</w:t>
            </w:r>
            <w:r>
              <w:rPr>
                <w:rFonts w:ascii="Times New Roman" w:hAnsi="Times New Roman" w:eastAsia="Times New Roman" w:cs="Times New Roman"/>
                <w:i/>
                <w:color w:val="000000"/>
                <w:sz w:val="24"/>
                <w:u w:val="none"/>
              </w:rPr>
              <w:t xml:space="preserve"> "женщина" </w:t>
            </w:r>
            <w:r>
              <w:rPr>
                <w:rFonts w:ascii="Times New Roman" w:hAnsi="Times New Roman" w:eastAsia="Times New Roman" w:cs="Times New Roman"/>
                <w:color w:val="000000"/>
                <w:sz w:val="24"/>
                <w:u w:val="none"/>
              </w:rPr>
              <w:t xml:space="preserve">stands for all women, representing the ideal Soviet worker (Figure A2); metonymy </w:t>
            </w:r>
            <w:r>
              <w:rPr>
                <w:rFonts w:ascii="Times New Roman" w:hAnsi="Times New Roman" w:eastAsia="Times New Roman" w:cs="Times New Roman"/>
                <w:i/>
                <w:color w:val="000000"/>
                <w:sz w:val="24"/>
                <w:u w:val="none"/>
              </w:rPr>
              <w:t xml:space="preserve">"мяса"</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"зерна"</w:t>
            </w:r>
            <w:r>
              <w:rPr>
                <w:rFonts w:ascii="Times New Roman" w:hAnsi="Times New Roman" w:eastAsia="Times New Roman" w:cs="Times New Roman"/>
                <w:color w:val="000000"/>
                <w:sz w:val="24"/>
                <w:u w:val="none"/>
              </w:rPr>
              <w:t xml:space="preserve"> represents agricultural productivity in general (Figure A3). Also, there are epithets: </w:t>
            </w:r>
            <w:r>
              <w:rPr>
                <w:rFonts w:ascii="Times New Roman" w:hAnsi="Times New Roman" w:eastAsia="Times New Roman" w:cs="Times New Roman"/>
                <w:i/>
                <w:color w:val="000000"/>
                <w:sz w:val="24"/>
                <w:u w:val="none"/>
              </w:rPr>
              <w:t xml:space="preserve">"трудящиеся женщины"</w:t>
            </w:r>
            <w:r>
              <w:rPr>
                <w:rFonts w:ascii="Times New Roman" w:hAnsi="Times New Roman" w:eastAsia="Times New Roman" w:cs="Times New Roman"/>
                <w:color w:val="000000"/>
                <w:sz w:val="24"/>
                <w:u w:val="none"/>
              </w:rPr>
              <w:t xml:space="preserve"> (Figure A1) that emphasizes the lifestyle of Soviet women as ideal; </w:t>
            </w:r>
            <w:r>
              <w:rPr>
                <w:rFonts w:ascii="Times New Roman" w:hAnsi="Times New Roman" w:eastAsia="Times New Roman" w:cs="Times New Roman"/>
                <w:i/>
                <w:color w:val="000000"/>
                <w:sz w:val="24"/>
                <w:u w:val="none"/>
              </w:rPr>
              <w:t xml:space="preserve">"культурным продавцом"</w:t>
            </w:r>
            <w:r>
              <w:rPr>
                <w:rFonts w:ascii="Times New Roman" w:hAnsi="Times New Roman" w:eastAsia="Times New Roman" w:cs="Times New Roman"/>
                <w:color w:val="000000"/>
                <w:sz w:val="24"/>
                <w:u w:val="none"/>
              </w:rPr>
              <w:t xml:space="preserve"> (Figure A6) that attributes the quality "well-mannered" to the seller;  </w:t>
            </w:r>
            <w:r>
              <w:rPr>
                <w:rFonts w:ascii="Times New Roman" w:hAnsi="Times New Roman" w:eastAsia="Times New Roman" w:cs="Times New Roman"/>
                <w:i/>
                <w:color w:val="000000"/>
                <w:sz w:val="24"/>
                <w:u w:val="none"/>
              </w:rPr>
              <w:t xml:space="preserve">"достойных"</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"великая"</w:t>
            </w:r>
            <w:r>
              <w:rPr>
                <w:rFonts w:ascii="Times New Roman" w:hAnsi="Times New Roman" w:eastAsia="Times New Roman" w:cs="Times New Roman"/>
                <w:color w:val="000000"/>
                <w:sz w:val="24"/>
                <w:u w:val="none"/>
              </w:rPr>
              <w:t xml:space="preserve">  (Figure A2) that highlights positive qualities and strength of women.</w:t>
            </w:r>
            <w:r/>
          </w:p>
        </w:tc>
      </w:tr>
      <w:tr>
        <w:tblPrEx/>
        <w:trPr>
          <w:trHeight w:val="99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Phraseological level: </w:t>
            </w:r>
            <w:r>
              <w:rPr>
                <w:rFonts w:ascii="Times New Roman" w:hAnsi="Times New Roman" w:eastAsia="Times New Roman" w:cs="Times New Roman"/>
                <w:color w:val="000000"/>
                <w:sz w:val="24"/>
                <w:u w:val="none"/>
              </w:rPr>
              <w:t xml:space="preserve">allusion, quotation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There is allusion to Soviet propaganda and the revolution through the topic of the book, </w:t>
            </w:r>
            <w:r>
              <w:rPr>
                <w:rFonts w:ascii="Times New Roman" w:hAnsi="Times New Roman" w:eastAsia="Times New Roman" w:cs="Times New Roman"/>
                <w:i/>
                <w:color w:val="000000"/>
                <w:sz w:val="24"/>
                <w:u w:val="none"/>
              </w:rPr>
              <w:t xml:space="preserve">"Ten Days That Shook the World"</w:t>
            </w:r>
            <w:r>
              <w:rPr>
                <w:rFonts w:ascii="Times New Roman" w:hAnsi="Times New Roman" w:eastAsia="Times New Roman" w:cs="Times New Roman"/>
                <w:color w:val="000000"/>
                <w:sz w:val="24"/>
                <w:u w:val="none"/>
              </w:rPr>
              <w:t xml:space="preserve"> (Figure A5).</w:t>
            </w:r>
            <w:r/>
          </w:p>
        </w:tc>
      </w:tr>
      <w:tr>
        <w:tblPrEx/>
        <w:trPr>
          <w:trHeight w:val="456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Syntactical level: </w:t>
            </w:r>
            <w:r>
              <w:rPr>
                <w:rFonts w:ascii="Times New Roman" w:hAnsi="Times New Roman" w:eastAsia="Times New Roman" w:cs="Times New Roman"/>
                <w:color w:val="000000"/>
                <w:sz w:val="24"/>
                <w:u w:val="none"/>
              </w:rPr>
              <w:t xml:space="preserve">inversion, parallel constructions, chiasmus, repetition, antithesis, litotes, break-in-narrative, question-in-the-narrative, rhetorical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Repetition </w:t>
            </w:r>
            <w:r>
              <w:rPr>
                <w:rFonts w:ascii="Times New Roman" w:hAnsi="Times New Roman" w:eastAsia="Times New Roman" w:cs="Times New Roman"/>
                <w:i/>
                <w:color w:val="000000"/>
                <w:sz w:val="24"/>
                <w:u w:val="none"/>
              </w:rPr>
              <w:t xml:space="preserve"> "за индустриализацию страны!"</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"за крупное общественное сельское хозяйство!"</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"за культурную революцию!"</w:t>
            </w:r>
            <w:r>
              <w:rPr>
                <w:rFonts w:ascii="Times New Roman" w:hAnsi="Times New Roman" w:eastAsia="Times New Roman" w:cs="Times New Roman"/>
                <w:color w:val="000000"/>
                <w:sz w:val="24"/>
                <w:u w:val="none"/>
              </w:rPr>
              <w:t xml:space="preserve"> to support and agitate (Figure A1);  </w:t>
            </w:r>
            <w:r>
              <w:rPr>
                <w:rFonts w:ascii="Times New Roman" w:hAnsi="Times New Roman" w:eastAsia="Times New Roman" w:cs="Times New Roman"/>
                <w:i/>
                <w:color w:val="000000"/>
                <w:sz w:val="24"/>
                <w:u w:val="none"/>
              </w:rPr>
              <w:t xml:space="preserve">"продавцом…продавцу"</w:t>
            </w:r>
            <w:r>
              <w:rPr>
                <w:rFonts w:ascii="Times New Roman" w:hAnsi="Times New Roman" w:eastAsia="Times New Roman" w:cs="Times New Roman"/>
                <w:color w:val="000000"/>
                <w:sz w:val="24"/>
                <w:u w:val="none"/>
              </w:rPr>
              <w:t xml:space="preserve"> to reinforce the message and create rhythm (Figure A4). Also, there is parallel construction: </w:t>
            </w:r>
            <w:r>
              <w:rPr>
                <w:rFonts w:ascii="Times New Roman" w:hAnsi="Times New Roman" w:eastAsia="Times New Roman" w:cs="Times New Roman"/>
                <w:i/>
                <w:color w:val="000000"/>
                <w:sz w:val="24"/>
                <w:u w:val="none"/>
              </w:rPr>
              <w:t xml:space="preserve">"вдоволь мяса, вдоволь зерна"</w:t>
            </w:r>
            <w:r>
              <w:rPr>
                <w:rFonts w:ascii="Times New Roman" w:hAnsi="Times New Roman" w:eastAsia="Times New Roman" w:cs="Times New Roman"/>
                <w:color w:val="000000"/>
                <w:sz w:val="24"/>
                <w:u w:val="none"/>
              </w:rPr>
              <w:t xml:space="preserve">  (Figure A3); </w:t>
            </w:r>
            <w:r>
              <w:rPr>
                <w:rFonts w:ascii="Times New Roman" w:hAnsi="Times New Roman" w:eastAsia="Times New Roman" w:cs="Times New Roman"/>
                <w:i/>
                <w:color w:val="000000"/>
                <w:sz w:val="24"/>
                <w:u w:val="none"/>
              </w:rPr>
              <w:t xml:space="preserve">"будь культурным продавцом: покажи товар лицом..."</w:t>
            </w:r>
            <w:r>
              <w:rPr>
                <w:rFonts w:ascii="Times New Roman" w:hAnsi="Times New Roman" w:eastAsia="Times New Roman" w:cs="Times New Roman"/>
                <w:color w:val="000000"/>
                <w:sz w:val="24"/>
                <w:u w:val="none"/>
              </w:rPr>
              <w:t xml:space="preserve"> is parallel imperative structures (Figure A6); the two imperative sentences </w:t>
            </w:r>
            <w:r>
              <w:rPr>
                <w:rFonts w:ascii="Times New Roman" w:hAnsi="Times New Roman" w:eastAsia="Times New Roman" w:cs="Times New Roman"/>
                <w:i/>
                <w:color w:val="000000"/>
                <w:sz w:val="24"/>
                <w:u w:val="none"/>
              </w:rPr>
              <w:t xml:space="preserve">("долой...!" and "даёшь...")</w:t>
            </w:r>
            <w:r>
              <w:rPr>
                <w:rFonts w:ascii="Times New Roman" w:hAnsi="Times New Roman" w:eastAsia="Times New Roman" w:cs="Times New Roman"/>
                <w:color w:val="000000"/>
                <w:sz w:val="24"/>
                <w:u w:val="none"/>
              </w:rPr>
              <w:t xml:space="preserve"> form a parallel structure (Figure A4). Also, antithesis can be found: </w:t>
            </w:r>
            <w:r>
              <w:rPr>
                <w:rFonts w:ascii="Times New Roman" w:hAnsi="Times New Roman" w:eastAsia="Times New Roman" w:cs="Times New Roman"/>
                <w:i/>
                <w:color w:val="000000"/>
                <w:sz w:val="24"/>
                <w:u w:val="none"/>
              </w:rPr>
              <w:t xml:space="preserve">"кухонное рабство" </w:t>
            </w:r>
            <w:r>
              <w:rPr>
                <w:rFonts w:ascii="Times New Roman" w:hAnsi="Times New Roman" w:eastAsia="Times New Roman" w:cs="Times New Roman"/>
                <w:color w:val="000000"/>
                <w:sz w:val="24"/>
                <w:u w:val="none"/>
              </w:rPr>
              <w:t xml:space="preserve">vs.</w:t>
            </w:r>
            <w:r>
              <w:rPr>
                <w:rFonts w:ascii="Times New Roman" w:hAnsi="Times New Roman" w:eastAsia="Times New Roman" w:cs="Times New Roman"/>
                <w:i/>
                <w:color w:val="000000"/>
                <w:sz w:val="24"/>
                <w:u w:val="none"/>
              </w:rPr>
              <w:t xml:space="preserve"> "новый быт"</w:t>
            </w:r>
            <w:r>
              <w:rPr>
                <w:rFonts w:ascii="Times New Roman" w:hAnsi="Times New Roman" w:eastAsia="Times New Roman" w:cs="Times New Roman"/>
                <w:color w:val="000000"/>
                <w:sz w:val="24"/>
                <w:u w:val="none"/>
              </w:rPr>
              <w:t xml:space="preserve">, contrasting old oppression with new social roles (Figure A4).</w:t>
            </w:r>
            <w:r/>
          </w:p>
        </w:tc>
      </w:tr>
      <w:tr>
        <w:tblPrEx/>
        <w:trPr>
          <w:trHeight w:val="171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Graphical level: </w:t>
            </w:r>
            <w:r>
              <w:rPr>
                <w:rFonts w:ascii="Times New Roman" w:hAnsi="Times New Roman" w:eastAsia="Times New Roman" w:cs="Times New Roman"/>
                <w:color w:val="000000"/>
                <w:sz w:val="24"/>
                <w:u w:val="none"/>
              </w:rPr>
              <w:t xml:space="preserve">punctuation marks, lack of punctuation marks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exclamation marks (Figures A1, A2, A3, A4, A6) and the emphasis provided by bold letters show the emphasis of the messages.</w:t>
            </w:r>
            <w:r/>
          </w:p>
        </w:tc>
      </w:tr>
    </w:tbl>
    <w:p>
      <w:pPr>
        <w:ind w:left="0" w:right="0" w:firstLine="0"/>
        <w:spacing w:before="0" w:after="0" w:line="480" w:lineRule="auto"/>
        <w:rPr>
          <w:b/>
          <w:bCs/>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u w:val="none"/>
        </w:rPr>
        <w:t xml:space="preserve"> </w:t>
      </w:r>
      <w:r>
        <w:rPr>
          <w:b/>
          <w:bCs/>
        </w:rPr>
      </w:r>
      <w:r>
        <w:rPr>
          <w:b/>
          <w:bCs/>
        </w:rPr>
      </w:r>
    </w:p>
    <w:p>
      <w:pPr>
        <w:ind w:left="0" w:right="0" w:firstLine="0"/>
        <w:jc w:val="both"/>
        <w:spacing w:before="0" w:after="0" w:line="480" w:lineRule="auto"/>
        <w:rPr>
          <w:b/>
          <w:bCs/>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u w:val="none"/>
        </w:rPr>
        <w:t xml:space="preserve">4.1.2. Analysis of the Soviet commercial posters of goods of the 1930s (see Figure B)</w:t>
      </w:r>
      <w:r>
        <w:rPr>
          <w:b/>
          <w:bCs/>
        </w:rPr>
      </w:r>
      <w:r>
        <w:rPr>
          <w:b/>
          <w:bCs/>
        </w:rPr>
      </w:r>
    </w:p>
    <w:tbl>
      <w:tblPr>
        <w:tblStyle w:val="73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35"/>
        <w:gridCol w:w="6085"/>
      </w:tblGrid>
      <w:tr>
        <w:tblPrEx/>
        <w:trPr>
          <w:trHeight w:val="69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Category</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Identified Examples</w:t>
            </w:r>
            <w:r/>
          </w:p>
        </w:tc>
      </w:tr>
      <w:tr>
        <w:tblPrEx/>
        <w:trPr>
          <w:trHeight w:val="69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Visual elements</w:t>
            </w:r>
            <w:r>
              <w:rPr>
                <w:rFonts w:ascii="Times New Roman" w:hAnsi="Times New Roman" w:eastAsia="Times New Roman" w:cs="Times New Roman"/>
                <w:color w:val="000000"/>
                <w:sz w:val="24"/>
                <w:u w:val="none"/>
              </w:rPr>
              <w:t xml:space="preserve"> </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2941"/>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Representational processes: </w:t>
            </w:r>
            <w:r>
              <w:rPr>
                <w:rFonts w:ascii="Times New Roman" w:hAnsi="Times New Roman" w:eastAsia="Times New Roman" w:cs="Times New Roman"/>
                <w:color w:val="000000"/>
                <w:sz w:val="24"/>
                <w:u w:val="none"/>
              </w:rPr>
              <w:t xml:space="preserve">type of processes depicted (narrative, conceptual), use of actors, goals, and circumstances, how are actions and participants represented</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Firstly, almost all posters employ conceptual processes to promote specific products and to link them with desirable ideas and values. For example, brand </w:t>
            </w:r>
            <w:r>
              <w:rPr>
                <w:rFonts w:ascii="Times New Roman" w:hAnsi="Times New Roman" w:eastAsia="Times New Roman" w:cs="Times New Roman"/>
                <w:i/>
                <w:color w:val="000000"/>
                <w:sz w:val="24"/>
                <w:u w:val="none"/>
              </w:rPr>
              <w:t xml:space="preserve">“Chatka”</w:t>
            </w:r>
            <w:r>
              <w:rPr>
                <w:rFonts w:ascii="Times New Roman" w:hAnsi="Times New Roman" w:eastAsia="Times New Roman" w:cs="Times New Roman"/>
                <w:color w:val="000000"/>
                <w:sz w:val="24"/>
                <w:u w:val="none"/>
              </w:rPr>
              <w:t xml:space="preserve"> is linked with deliciousness and elegance, cheese with convenience and health, and the beauty cream with health and protection (Figures B2, B3, B4). Figure B1 relies more on the narrative process of dancing and having fun that is compared with the obtain</w:t>
            </w:r>
            <w:r>
              <w:rPr>
                <w:rFonts w:ascii="Times New Roman" w:hAnsi="Times New Roman" w:eastAsia="Times New Roman" w:cs="Times New Roman"/>
                <w:color w:val="000000"/>
                <w:sz w:val="24"/>
                <w:u w:val="none"/>
              </w:rPr>
              <w:t xml:space="preserve">ing of the soap. The main participant is a smiling woman in a traditional folk environment; supporting participants are several background figures, all smiling and actively engaged. The circumstances are celebratory, the scene evokes a sense of national id</w:t>
            </w:r>
            <w:r>
              <w:rPr>
                <w:rFonts w:ascii="Times New Roman" w:hAnsi="Times New Roman" w:eastAsia="Times New Roman" w:cs="Times New Roman"/>
                <w:color w:val="000000"/>
                <w:sz w:val="24"/>
                <w:u w:val="none"/>
              </w:rPr>
              <w:t xml:space="preserve">entity and cultural pride due to the traditional clothing and folk-like activity, where the product is presented as something that enhances the quality of life. As for Figure B2, the woman is shown enjoying the crab meat, in domestic circumstances, pote</w:t>
            </w:r>
            <w:r>
              <w:rPr>
                <w:rFonts w:ascii="Times New Roman" w:hAnsi="Times New Roman" w:eastAsia="Times New Roman" w:cs="Times New Roman"/>
                <w:color w:val="000000"/>
                <w:sz w:val="24"/>
                <w:u w:val="none"/>
              </w:rPr>
              <w:t xml:space="preserve">n</w:t>
            </w:r>
            <w:r>
              <w:rPr>
                <w:rFonts w:ascii="Times New Roman" w:hAnsi="Times New Roman" w:eastAsia="Times New Roman" w:cs="Times New Roman"/>
                <w:color w:val="000000"/>
                <w:sz w:val="24"/>
                <w:u w:val="none"/>
              </w:rPr>
              <w:t xml:space="preserve">tially during a special occasion that aims to associate the crab product with a positive experience. Next, Figure B3 employs the smiling woman presenting cheese in a trustworthy manner. Also, Figure B4 presents the beautiful woman as the main actor, holdin</w:t>
            </w:r>
            <w:r>
              <w:rPr>
                <w:rFonts w:ascii="Times New Roman" w:hAnsi="Times New Roman" w:eastAsia="Times New Roman" w:cs="Times New Roman"/>
                <w:color w:val="000000"/>
                <w:sz w:val="24"/>
                <w:u w:val="none"/>
              </w:rPr>
              <w:t xml:space="preserve">g a jar of cream and smiling at the viewer. The background suggests a rural or suburban setting that aims to connect the product with natural beauty and skin care. Secondly, all four posters feature women as central figures. These women represent the ideal</w:t>
            </w:r>
            <w:r>
              <w:rPr>
                <w:rFonts w:ascii="Times New Roman" w:hAnsi="Times New Roman" w:eastAsia="Times New Roman" w:cs="Times New Roman"/>
                <w:color w:val="000000"/>
                <w:sz w:val="24"/>
                <w:u w:val="none"/>
              </w:rPr>
              <w:t xml:space="preserve"> consumers, embodying the positive attributes associated with the product (health, beauty, enjoyment, and happiness); the women are generally smiling, good-looking, and engaged with the product, valuing hygiene, elegance, and high-quality products.</w:t>
            </w:r>
            <w:r/>
          </w:p>
        </w:tc>
      </w:tr>
      <w:tr>
        <w:tblPrEx/>
        <w:trPr>
          <w:trHeight w:val="186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Interactive processes: </w:t>
            </w:r>
            <w:r>
              <w:rPr>
                <w:rFonts w:ascii="Times New Roman" w:hAnsi="Times New Roman" w:eastAsia="Times New Roman" w:cs="Times New Roman"/>
                <w:color w:val="000000"/>
                <w:sz w:val="24"/>
                <w:u w:val="none"/>
              </w:rPr>
              <w:t xml:space="preserve">how the images engage with the viewer (direct address, implied viewers), role of gaze, demand or offer images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four posters use a female figure to engage the viewers. The woman's appearance, including smile and gaze, is represented in this way in order to be appealing and draw the viewer into the image that contributes to the overall positive and inviting tone.</w:t>
            </w:r>
            <w:r>
              <w:rPr>
                <w:rFonts w:ascii="Times New Roman" w:hAnsi="Times New Roman" w:eastAsia="Times New Roman" w:cs="Times New Roman"/>
                <w:color w:val="000000"/>
                <w:sz w:val="24"/>
                <w:u w:val="none"/>
              </w:rPr>
              <w:t xml:space="preserve"> As</w:t>
            </w:r>
            <w:r>
              <w:rPr>
                <w:rFonts w:ascii="Times New Roman" w:hAnsi="Times New Roman" w:eastAsia="Times New Roman" w:cs="Times New Roman"/>
                <w:color w:val="000000"/>
                <w:sz w:val="24"/>
                <w:u w:val="none"/>
              </w:rPr>
              <w:t xml:space="preserve"> for the gaze, all of the women look directly at the viewer that creates a strong sense of connection (Figures B1, B2, B4). On the contrary, Figure B3 represents the woman looking slightly to the side or upwards, being suggestive or more recommending. Addi</w:t>
            </w:r>
            <w:r>
              <w:rPr>
                <w:rFonts w:ascii="Times New Roman" w:hAnsi="Times New Roman" w:eastAsia="Times New Roman" w:cs="Times New Roman"/>
                <w:color w:val="000000"/>
                <w:sz w:val="24"/>
                <w:u w:val="none"/>
              </w:rPr>
              <w:t xml:space="preserve">tionally, all of the posters primarily function as offer images, as they advertise and promote products and beauty products and present a vision of happiness, modernity, and convenience associated with the product but do not</w:t>
            </w:r>
            <w:r>
              <w:rPr>
                <w:rFonts w:ascii="Times New Roman" w:hAnsi="Times New Roman" w:eastAsia="Times New Roman" w:cs="Times New Roman"/>
                <w:color w:val="000000"/>
                <w:sz w:val="24"/>
                <w:u w:val="none"/>
              </w:rPr>
              <w:t xml:space="preserve"> demand immediate engagement. So,</w:t>
            </w:r>
            <w:r>
              <w:rPr>
                <w:rFonts w:ascii="Times New Roman" w:hAnsi="Times New Roman" w:eastAsia="Times New Roman" w:cs="Times New Roman"/>
                <w:color w:val="000000"/>
                <w:sz w:val="24"/>
                <w:u w:val="none"/>
              </w:rPr>
              <w:t xml:space="preserve"> the use of direct gaze and smiling faces makes the viewer feel invited and compelled to participate in the experience of consuming the products that creates a persuasive and visual promotion. </w:t>
            </w:r>
            <w:r/>
          </w:p>
        </w:tc>
      </w:tr>
      <w:tr>
        <w:tblPrEx/>
        <w:trPr>
          <w:trHeight w:val="2516"/>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Compositional meaning: </w:t>
            </w:r>
            <w:r>
              <w:rPr>
                <w:rFonts w:ascii="Times New Roman" w:hAnsi="Times New Roman" w:eastAsia="Times New Roman" w:cs="Times New Roman"/>
                <w:color w:val="000000"/>
                <w:sz w:val="24"/>
                <w:u w:val="none"/>
              </w:rPr>
              <w:t xml:space="preserve">use of information value (left/right, top/bottom), balance, framing and its effect on message importance, salience of depicted characters/objects, how they construct the message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w:t>
            </w:r>
            <w:r>
              <w:rPr>
                <w:rFonts w:ascii="Times New Roman" w:hAnsi="Times New Roman" w:eastAsia="Times New Roman" w:cs="Times New Roman"/>
                <w:color w:val="000000"/>
                <w:sz w:val="24"/>
                <w:u w:val="none"/>
              </w:rPr>
              <w:t xml:space="preserve">rstly, all posters feature women prominently, making them salient elements, their faces are generally positioned to attract attention. These figures are balanced by the product images and the text, describing the product. Figure B7’s left top part shows th</w:t>
            </w:r>
            <w:r>
              <w:rPr>
                <w:rFonts w:ascii="Times New Roman" w:hAnsi="Times New Roman" w:eastAsia="Times New Roman" w:cs="Times New Roman"/>
                <w:color w:val="000000"/>
                <w:sz w:val="24"/>
                <w:u w:val="none"/>
              </w:rPr>
              <w:t xml:space="preserve">e context, below there is the actors and action, and is framed so that you read the text and look at the products at the right side of the poster. While dynamic with the movement of the figures, the composition maintains a degree of balance. The woman and </w:t>
            </w:r>
            <w:r>
              <w:rPr>
                <w:rFonts w:ascii="Times New Roman" w:hAnsi="Times New Roman" w:eastAsia="Times New Roman" w:cs="Times New Roman"/>
                <w:color w:val="000000"/>
                <w:sz w:val="24"/>
                <w:u w:val="none"/>
              </w:rPr>
              <w:t xml:space="preserve">d</w:t>
            </w:r>
            <w:r>
              <w:rPr>
                <w:rFonts w:ascii="Times New Roman" w:hAnsi="Times New Roman" w:eastAsia="Times New Roman" w:cs="Times New Roman"/>
                <w:color w:val="000000"/>
                <w:sz w:val="24"/>
                <w:u w:val="none"/>
              </w:rPr>
              <w:t xml:space="preserve">ancers take up the central and most important visual space, they are framed as positive, engaging, and integral to Soviet culture. The products, on the other hand, are framed by the dark blue background that also highlights the promoted products. Figure B2</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 xml:space="preserve">showcases the dish and the can of crab is on the left and the woman is on the right in a balanced manner. The woman's gaze is the dominant part of the salience, since that makes the viewer engage with the poster more. Figure B3’s composition represents the</w:t>
            </w:r>
            <w:r>
              <w:rPr>
                <w:rFonts w:ascii="Times New Roman" w:hAnsi="Times New Roman" w:eastAsia="Times New Roman" w:cs="Times New Roman"/>
                <w:color w:val="000000"/>
                <w:sz w:val="24"/>
                <w:u w:val="none"/>
              </w:rPr>
              <w:t xml:space="preserve"> cheese on the left and the woman, who is the most dominant and salient figure, is on the right with the top and bottom being the text describing the product, giving balance to the poster. Figure B4 also utilizes basic composition where the heading is at t</w:t>
            </w:r>
            <w:r>
              <w:rPr>
                <w:rFonts w:ascii="Times New Roman" w:hAnsi="Times New Roman" w:eastAsia="Times New Roman" w:cs="Times New Roman"/>
                <w:color w:val="000000"/>
                <w:sz w:val="24"/>
                <w:u w:val="none"/>
              </w:rPr>
              <w:t xml:space="preserve">he top, as well as at the bottom there is text; in the center there is a central figure of the women and the product in the hand. Additionally, the poppy itself could be interpreted metaphorically as symbols of beauty and resilience, qualities that the cre</w:t>
            </w:r>
            <w:r>
              <w:rPr>
                <w:rFonts w:ascii="Times New Roman" w:hAnsi="Times New Roman" w:eastAsia="Times New Roman" w:cs="Times New Roman"/>
                <w:color w:val="000000"/>
                <w:sz w:val="24"/>
                <w:u w:val="none"/>
              </w:rPr>
              <w:t xml:space="preserve">am supposedly imparts to the user's skin (Figure B4). Thus, all posters construct messages that connect the product with positive attributes, such as modernity, health, beauty, convenience, and deliciousness .</w:t>
            </w:r>
            <w:r/>
          </w:p>
        </w:tc>
      </w:tr>
      <w:tr>
        <w:tblPrEx/>
        <w:trPr>
          <w:trHeight w:val="531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Modality: </w:t>
            </w:r>
            <w:r>
              <w:rPr>
                <w:rFonts w:ascii="Times New Roman" w:hAnsi="Times New Roman" w:eastAsia="Times New Roman" w:cs="Times New Roman"/>
                <w:color w:val="000000"/>
                <w:sz w:val="24"/>
                <w:u w:val="none"/>
              </w:rPr>
              <w:t xml:space="preserve">how realistic, credible or authentic the visual image is, color saturation, sharpness of lines, depth of field, and their effects on meaning creation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Fig</w:t>
            </w:r>
            <w:r>
              <w:rPr>
                <w:rFonts w:ascii="Times New Roman" w:hAnsi="Times New Roman" w:eastAsia="Times New Roman" w:cs="Times New Roman"/>
                <w:color w:val="000000"/>
                <w:sz w:val="24"/>
                <w:u w:val="none"/>
              </w:rPr>
              <w:t xml:space="preserve">ures B1, B2, B3, and B4 share some key similarities, primarily in their moderate level of realism and their stylized, non-photographic design. All four posters also maintain focus on the most important elements, the women and the featured products. Differe</w:t>
            </w:r>
            <w:r>
              <w:rPr>
                <w:rFonts w:ascii="Times New Roman" w:hAnsi="Times New Roman" w:eastAsia="Times New Roman" w:cs="Times New Roman"/>
                <w:color w:val="000000"/>
                <w:sz w:val="24"/>
                <w:u w:val="none"/>
              </w:rPr>
              <w:t xml:space="preserve">nce</w:t>
            </w:r>
            <w:r>
              <w:rPr>
                <w:rFonts w:ascii="Times New Roman" w:hAnsi="Times New Roman" w:eastAsia="Times New Roman" w:cs="Times New Roman"/>
                <w:color w:val="000000"/>
                <w:sz w:val="24"/>
                <w:u w:val="none"/>
              </w:rPr>
              <w:t xml:space="preserve">s in color saturation contribute to distinct overall effects. Figures B1, B2, and B4 employ vibrant and saturated colors, resulting in cheerful and eye-catching images. In contrast, Figure B3 utilizes relatively muted and warm colors, creating a simpler an</w:t>
            </w:r>
            <w:r>
              <w:rPr>
                <w:rFonts w:ascii="Times New Roman" w:hAnsi="Times New Roman" w:eastAsia="Times New Roman" w:cs="Times New Roman"/>
                <w:color w:val="000000"/>
                <w:sz w:val="24"/>
                <w:u w:val="none"/>
              </w:rPr>
              <w:t xml:space="preserve">d m</w:t>
            </w:r>
            <w:r>
              <w:rPr>
                <w:rFonts w:ascii="Times New Roman" w:hAnsi="Times New Roman" w:eastAsia="Times New Roman" w:cs="Times New Roman"/>
                <w:color w:val="000000"/>
                <w:sz w:val="24"/>
                <w:u w:val="none"/>
              </w:rPr>
              <w:t xml:space="preserve">ore memorable message. As for sharpness of lines, Figures B1, B2, B3, and B4 all feature clear and well-defined lines. So, all four posters aim to engage the Soviet consumer, they achieve this through different stylistic choices that reflect the specific a</w:t>
            </w:r>
            <w:r>
              <w:rPr>
                <w:rFonts w:ascii="Times New Roman" w:hAnsi="Times New Roman" w:eastAsia="Times New Roman" w:cs="Times New Roman"/>
                <w:color w:val="000000"/>
                <w:sz w:val="24"/>
                <w:u w:val="none"/>
              </w:rPr>
              <w:t xml:space="preserve">ttributes they seek to associate with their specific products.</w:t>
            </w:r>
            <w:r/>
          </w:p>
        </w:tc>
      </w:tr>
      <w:tr>
        <w:tblPrEx/>
        <w:trPr>
          <w:trHeight w:val="276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Color: </w:t>
            </w:r>
            <w:r>
              <w:rPr>
                <w:rFonts w:ascii="Times New Roman" w:hAnsi="Times New Roman" w:eastAsia="Times New Roman" w:cs="Times New Roman"/>
                <w:color w:val="000000"/>
                <w:sz w:val="24"/>
                <w:u w:val="none"/>
              </w:rPr>
              <w:t xml:space="preserve">dominant colors, use of color symbolism, role of color in the construction of meaning and the relation to the visual narrative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w:t>
            </w:r>
            <w:r>
              <w:rPr>
                <w:rFonts w:ascii="Times New Roman" w:hAnsi="Times New Roman" w:eastAsia="Times New Roman" w:cs="Times New Roman"/>
                <w:color w:val="000000"/>
                <w:sz w:val="24"/>
                <w:u w:val="none"/>
              </w:rPr>
              <w:t xml:space="preserve">ese posters share a common strategy of using color to evoke positive emotions and associate advertised products with desirable values. Yellow, symbolizing joy, cheerfulness, and optimism, appears as a dominant color or element in Figures B2 and B3 and play</w:t>
            </w:r>
            <w:r>
              <w:rPr>
                <w:rFonts w:ascii="Times New Roman" w:hAnsi="Times New Roman" w:eastAsia="Times New Roman" w:cs="Times New Roman"/>
                <w:color w:val="000000"/>
                <w:sz w:val="24"/>
                <w:u w:val="none"/>
              </w:rPr>
              <w:t xml:space="preserve">s a </w:t>
            </w:r>
            <w:r>
              <w:rPr>
                <w:rFonts w:ascii="Times New Roman" w:hAnsi="Times New Roman" w:eastAsia="Times New Roman" w:cs="Times New Roman"/>
                <w:color w:val="000000"/>
                <w:sz w:val="24"/>
                <w:u w:val="none"/>
              </w:rPr>
              <w:t xml:space="preserve">supporting role in Figure B1. Red, representing passion, love, health, and vitality, is also a recurring element in Figures B1, B2, and B4, while Figure B1 incorporates patriotic connotations to the color. White, symbolizing purity, cleanliness, and innoce</w:t>
            </w:r>
            <w:r>
              <w:rPr>
                <w:rFonts w:ascii="Times New Roman" w:hAnsi="Times New Roman" w:eastAsia="Times New Roman" w:cs="Times New Roman"/>
                <w:color w:val="000000"/>
                <w:sz w:val="24"/>
                <w:u w:val="none"/>
              </w:rPr>
              <w:t xml:space="preserve">nce,</w:t>
            </w:r>
            <w:r>
              <w:rPr>
                <w:rFonts w:ascii="Times New Roman" w:hAnsi="Times New Roman" w:eastAsia="Times New Roman" w:cs="Times New Roman"/>
                <w:color w:val="000000"/>
                <w:sz w:val="24"/>
                <w:u w:val="none"/>
              </w:rPr>
              <w:t xml:space="preserve"> appears in Figures B1 and B4, while blue representing labor appears in Figures B1 and B2, which can be contrasted to the more homely brown and orange in Figure B3. The role of color across all posters is to support a positive and aspirational visual narra</w:t>
            </w:r>
            <w:r>
              <w:rPr>
                <w:rFonts w:ascii="Times New Roman" w:hAnsi="Times New Roman" w:eastAsia="Times New Roman" w:cs="Times New Roman"/>
                <w:color w:val="000000"/>
                <w:sz w:val="24"/>
                <w:u w:val="none"/>
              </w:rPr>
              <w:t xml:space="preserve">tive, associating the product with joy, health, and contributing to a happy and thriving life. However, Figure B3 employs a more earthy palette with brown, connecting the product to harvest and a sense of home.</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Expressive means &amp; Stylistic devices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2658"/>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Phonetic level: </w:t>
            </w:r>
            <w:r>
              <w:rPr>
                <w:rFonts w:ascii="Times New Roman" w:hAnsi="Times New Roman" w:eastAsia="Times New Roman" w:cs="Times New Roman"/>
                <w:color w:val="000000"/>
                <w:sz w:val="24"/>
                <w:u w:val="none"/>
              </w:rPr>
              <w:t xml:space="preserve">euphony, onomatopoeia, alliteration, rhyme, rhythm</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posters share several similarities while also exhibiting notable differences. Both Figures B1 and B2 utilize rhyme in their texts, which helps create a playful and memorable effect for the audience </w:t>
            </w:r>
            <w:r>
              <w:rPr>
                <w:rFonts w:ascii="Times New Roman" w:hAnsi="Times New Roman" w:eastAsia="Times New Roman" w:cs="Times New Roman"/>
                <w:i/>
                <w:color w:val="000000"/>
                <w:sz w:val="24"/>
                <w:u w:val="none"/>
              </w:rPr>
              <w:t xml:space="preserve">“...дружку…порошку” </w:t>
            </w:r>
            <w:r>
              <w:rPr>
                <w:rFonts w:ascii="Times New Roman" w:hAnsi="Times New Roman" w:eastAsia="Times New Roman" w:cs="Times New Roman"/>
                <w:color w:val="000000"/>
                <w:sz w:val="24"/>
                <w:u w:val="none"/>
              </w:rPr>
              <w:t xml:space="preserve">(Figure B1) and </w:t>
            </w:r>
            <w:r>
              <w:rPr>
                <w:rFonts w:ascii="Times New Roman" w:hAnsi="Times New Roman" w:eastAsia="Times New Roman" w:cs="Times New Roman"/>
                <w:i/>
                <w:color w:val="000000"/>
                <w:sz w:val="24"/>
                <w:u w:val="none"/>
              </w:rPr>
              <w:t xml:space="preserve">“...пора бы…крабы” </w:t>
            </w:r>
            <w:r>
              <w:rPr>
                <w:rFonts w:ascii="Times New Roman" w:hAnsi="Times New Roman" w:eastAsia="Times New Roman" w:cs="Times New Roman"/>
                <w:color w:val="000000"/>
                <w:sz w:val="24"/>
                <w:u w:val="none"/>
              </w:rPr>
              <w:t xml:space="preserve">(Figure B2), making them more engaging. Additionally, alliteration is present in both posters: Figure B1 features alliteration with the repeated </w:t>
            </w:r>
            <w:r>
              <w:rPr>
                <w:rFonts w:ascii="Times New Roman" w:hAnsi="Times New Roman" w:eastAsia="Times New Roman" w:cs="Times New Roman"/>
                <w:i/>
                <w:color w:val="000000"/>
                <w:sz w:val="24"/>
                <w:u w:val="none"/>
              </w:rPr>
              <w:t xml:space="preserve">[m]</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[d]</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[sh]</w:t>
            </w:r>
            <w:r>
              <w:rPr>
                <w:rFonts w:ascii="Times New Roman" w:hAnsi="Times New Roman" w:eastAsia="Times New Roman" w:cs="Times New Roman"/>
                <w:color w:val="000000"/>
                <w:sz w:val="24"/>
                <w:u w:val="none"/>
              </w:rPr>
              <w:t xml:space="preserve"> sounds in</w:t>
            </w:r>
            <w:r>
              <w:rPr>
                <w:rFonts w:ascii="Times New Roman" w:hAnsi="Times New Roman" w:eastAsia="Times New Roman" w:cs="Times New Roman"/>
                <w:i/>
                <w:color w:val="000000"/>
                <w:sz w:val="24"/>
                <w:u w:val="none"/>
              </w:rPr>
              <w:t xml:space="preserve"> “</w:t>
            </w:r>
            <w:r>
              <w:rPr>
                <w:rFonts w:ascii="Times New Roman" w:hAnsi="Times New Roman" w:eastAsia="Times New Roman" w:cs="Times New Roman"/>
                <w:i/>
                <w:color w:val="000000"/>
                <w:sz w:val="24"/>
                <w:u w:val="single"/>
              </w:rPr>
              <w:t xml:space="preserve">д</w:t>
            </w:r>
            <w:r>
              <w:rPr>
                <w:rFonts w:ascii="Times New Roman" w:hAnsi="Times New Roman" w:eastAsia="Times New Roman" w:cs="Times New Roman"/>
                <w:i/>
                <w:color w:val="000000"/>
                <w:sz w:val="24"/>
                <w:u w:val="none"/>
              </w:rPr>
              <w:t xml:space="preserve">ари”</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i/>
                <w:color w:val="000000"/>
                <w:sz w:val="24"/>
                <w:u w:val="single"/>
              </w:rPr>
              <w:t xml:space="preserve">м</w:t>
            </w:r>
            <w:r>
              <w:rPr>
                <w:rFonts w:ascii="Times New Roman" w:hAnsi="Times New Roman" w:eastAsia="Times New Roman" w:cs="Times New Roman"/>
                <w:i/>
                <w:color w:val="000000"/>
                <w:sz w:val="24"/>
                <w:u w:val="none"/>
              </w:rPr>
              <w:t xml:space="preserve">илый”</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i/>
                <w:color w:val="000000"/>
                <w:sz w:val="24"/>
                <w:u w:val="single"/>
              </w:rPr>
              <w:t xml:space="preserve">д</w:t>
            </w:r>
            <w:r>
              <w:rPr>
                <w:rFonts w:ascii="Times New Roman" w:hAnsi="Times New Roman" w:eastAsia="Times New Roman" w:cs="Times New Roman"/>
                <w:i/>
                <w:color w:val="000000"/>
                <w:sz w:val="24"/>
                <w:u w:val="none"/>
              </w:rPr>
              <w:t xml:space="preserve">ру</w:t>
            </w:r>
            <w:r>
              <w:rPr>
                <w:rFonts w:ascii="Times New Roman" w:hAnsi="Times New Roman" w:eastAsia="Times New Roman" w:cs="Times New Roman"/>
                <w:i/>
                <w:color w:val="000000"/>
                <w:sz w:val="24"/>
                <w:u w:val="single"/>
              </w:rPr>
              <w:t xml:space="preserve">ж</w:t>
            </w:r>
            <w:r>
              <w:rPr>
                <w:rFonts w:ascii="Times New Roman" w:hAnsi="Times New Roman" w:eastAsia="Times New Roman" w:cs="Times New Roman"/>
                <w:i/>
                <w:color w:val="000000"/>
                <w:sz w:val="24"/>
                <w:u w:val="none"/>
              </w:rPr>
              <w:t xml:space="preserve">ку”</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i/>
                <w:color w:val="000000"/>
                <w:sz w:val="24"/>
                <w:u w:val="single"/>
              </w:rPr>
              <w:t xml:space="preserve">м</w:t>
            </w:r>
            <w:r>
              <w:rPr>
                <w:rFonts w:ascii="Times New Roman" w:hAnsi="Times New Roman" w:eastAsia="Times New Roman" w:cs="Times New Roman"/>
                <w:i/>
                <w:color w:val="000000"/>
                <w:sz w:val="24"/>
                <w:u w:val="none"/>
              </w:rPr>
              <w:t xml:space="preserve">ыла”</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“поро</w:t>
            </w:r>
            <w:r>
              <w:rPr>
                <w:rFonts w:ascii="Times New Roman" w:hAnsi="Times New Roman" w:eastAsia="Times New Roman" w:cs="Times New Roman"/>
                <w:i/>
                <w:color w:val="000000"/>
                <w:sz w:val="24"/>
                <w:u w:val="single"/>
              </w:rPr>
              <w:t xml:space="preserve">ш</w:t>
            </w:r>
            <w:r>
              <w:rPr>
                <w:rFonts w:ascii="Times New Roman" w:hAnsi="Times New Roman" w:eastAsia="Times New Roman" w:cs="Times New Roman"/>
                <w:i/>
                <w:color w:val="000000"/>
                <w:sz w:val="24"/>
                <w:u w:val="none"/>
              </w:rPr>
              <w:t xml:space="preserve">ку”</w:t>
            </w:r>
            <w:r>
              <w:rPr>
                <w:rFonts w:ascii="Times New Roman" w:hAnsi="Times New Roman" w:eastAsia="Times New Roman" w:cs="Times New Roman"/>
                <w:color w:val="000000"/>
                <w:sz w:val="24"/>
                <w:u w:val="none"/>
              </w:rPr>
              <w:t xml:space="preserve"> amplifying the text musical quality and memorability. Similarly, Figure B2 utilizes alliteration with the phrase </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i/>
                <w:color w:val="000000"/>
                <w:sz w:val="24"/>
                <w:u w:val="single"/>
              </w:rPr>
              <w:t xml:space="preserve">п</w:t>
            </w:r>
            <w:r>
              <w:rPr>
                <w:rFonts w:ascii="Times New Roman" w:hAnsi="Times New Roman" w:eastAsia="Times New Roman" w:cs="Times New Roman"/>
                <w:i/>
                <w:color w:val="000000"/>
                <w:sz w:val="24"/>
                <w:u w:val="none"/>
              </w:rPr>
              <w:t xml:space="preserve">опробовать </w:t>
            </w:r>
            <w:r>
              <w:rPr>
                <w:rFonts w:ascii="Times New Roman" w:hAnsi="Times New Roman" w:eastAsia="Times New Roman" w:cs="Times New Roman"/>
                <w:i/>
                <w:color w:val="000000"/>
                <w:sz w:val="24"/>
                <w:u w:val="single"/>
              </w:rPr>
              <w:t xml:space="preserve">п</w:t>
            </w:r>
            <w:r>
              <w:rPr>
                <w:rFonts w:ascii="Times New Roman" w:hAnsi="Times New Roman" w:eastAsia="Times New Roman" w:cs="Times New Roman"/>
                <w:i/>
                <w:color w:val="000000"/>
                <w:sz w:val="24"/>
                <w:u w:val="none"/>
              </w:rPr>
              <w:t xml:space="preserve">ора"</w:t>
            </w:r>
            <w:r>
              <w:rPr>
                <w:rFonts w:ascii="Times New Roman" w:hAnsi="Times New Roman" w:eastAsia="Times New Roman" w:cs="Times New Roman"/>
                <w:color w:val="000000"/>
                <w:sz w:val="24"/>
                <w:u w:val="none"/>
              </w:rPr>
              <w:t xml:space="preserve"> by repeating sounds </w:t>
            </w:r>
            <w:r>
              <w:rPr>
                <w:rFonts w:ascii="Times New Roman" w:hAnsi="Times New Roman" w:eastAsia="Times New Roman" w:cs="Times New Roman"/>
                <w:i/>
                <w:color w:val="000000"/>
                <w:sz w:val="24"/>
                <w:u w:val="none"/>
              </w:rPr>
              <w:t xml:space="preserve">[p]</w:t>
            </w:r>
            <w:r>
              <w:rPr>
                <w:rFonts w:ascii="Times New Roman" w:hAnsi="Times New Roman" w:eastAsia="Times New Roman" w:cs="Times New Roman"/>
                <w:color w:val="000000"/>
                <w:sz w:val="24"/>
                <w:u w:val="none"/>
              </w:rPr>
              <w:t xml:space="preserve">, though it is less emphasized and not as prominent as in Figure B1. Additionally, Figure B4 employs alliteration through the repetition of the </w:t>
            </w:r>
            <w:r>
              <w:rPr>
                <w:rFonts w:ascii="Times New Roman" w:hAnsi="Times New Roman" w:eastAsia="Times New Roman" w:cs="Times New Roman"/>
                <w:i/>
                <w:color w:val="000000"/>
                <w:sz w:val="24"/>
                <w:u w:val="none"/>
              </w:rPr>
              <w:t xml:space="preserve">[k] </w:t>
            </w:r>
            <w:r>
              <w:rPr>
                <w:rFonts w:ascii="Times New Roman" w:hAnsi="Times New Roman" w:eastAsia="Times New Roman" w:cs="Times New Roman"/>
                <w:color w:val="000000"/>
                <w:sz w:val="24"/>
                <w:u w:val="none"/>
              </w:rPr>
              <w:t xml:space="preserve">sound in phrases like </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i/>
                <w:color w:val="000000"/>
                <w:sz w:val="24"/>
                <w:u w:val="single"/>
              </w:rPr>
              <w:t xml:space="preserve">к</w:t>
            </w:r>
            <w:r>
              <w:rPr>
                <w:rFonts w:ascii="Times New Roman" w:hAnsi="Times New Roman" w:eastAsia="Times New Roman" w:cs="Times New Roman"/>
                <w:i/>
                <w:color w:val="000000"/>
                <w:sz w:val="24"/>
                <w:u w:val="none"/>
              </w:rPr>
              <w:t xml:space="preserve">рем </w:t>
            </w:r>
            <w:r>
              <w:rPr>
                <w:rFonts w:ascii="Times New Roman" w:hAnsi="Times New Roman" w:eastAsia="Times New Roman" w:cs="Times New Roman"/>
                <w:i/>
                <w:color w:val="000000"/>
                <w:sz w:val="24"/>
                <w:u w:val="single"/>
              </w:rPr>
              <w:t xml:space="preserve">к</w:t>
            </w:r>
            <w:r>
              <w:rPr>
                <w:rFonts w:ascii="Times New Roman" w:hAnsi="Times New Roman" w:eastAsia="Times New Roman" w:cs="Times New Roman"/>
                <w:i/>
                <w:color w:val="000000"/>
                <w:sz w:val="24"/>
                <w:u w:val="none"/>
              </w:rPr>
              <w:t xml:space="preserve">расный"</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i/>
                <w:color w:val="000000"/>
                <w:sz w:val="24"/>
                <w:u w:val="single"/>
              </w:rPr>
              <w:t xml:space="preserve">к</w:t>
            </w:r>
            <w:r>
              <w:rPr>
                <w:rFonts w:ascii="Times New Roman" w:hAnsi="Times New Roman" w:eastAsia="Times New Roman" w:cs="Times New Roman"/>
                <w:i/>
                <w:color w:val="000000"/>
                <w:sz w:val="24"/>
                <w:u w:val="none"/>
              </w:rPr>
              <w:t xml:space="preserve">ожу", </w:t>
            </w:r>
            <w:r>
              <w:rPr>
                <w:rFonts w:ascii="Times New Roman" w:hAnsi="Times New Roman" w:eastAsia="Times New Roman" w:cs="Times New Roman"/>
                <w:color w:val="000000"/>
                <w:sz w:val="24"/>
                <w:u w:val="none"/>
              </w:rPr>
              <w:t xml:space="preserve">which also emphasizes these words and adds a rhythmic, catchy quality to the message.</w:t>
            </w:r>
            <w:r/>
          </w:p>
        </w:tc>
      </w:tr>
      <w:tr>
        <w:tblPrEx/>
        <w:trPr>
          <w:trHeight w:val="144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Morphological level: </w:t>
            </w:r>
            <w:r>
              <w:rPr>
                <w:rFonts w:ascii="Times New Roman" w:hAnsi="Times New Roman" w:eastAsia="Times New Roman" w:cs="Times New Roman"/>
                <w:color w:val="000000"/>
                <w:sz w:val="24"/>
                <w:u w:val="none"/>
              </w:rPr>
              <w:t xml:space="preserve">transposition of parts of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tc>
      </w:tr>
      <w:tr>
        <w:tblPrEx/>
        <w:trPr>
          <w:trHeight w:val="30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Lexical level: </w:t>
            </w:r>
            <w:r>
              <w:rPr>
                <w:rFonts w:ascii="Times New Roman" w:hAnsi="Times New Roman" w:eastAsia="Times New Roman" w:cs="Times New Roman"/>
                <w:color w:val="000000"/>
                <w:sz w:val="24"/>
                <w:u w:val="none"/>
              </w:rPr>
              <w:t xml:space="preserve">metaphor, metonymy, pun, epithet, hyperbole, euphemism, antonomasia, oxymoron, zeugma</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posters employ epithets to highlight key qualities and evoke positive impressions of the products. For example, Figure B1 uses the epithet </w:t>
            </w:r>
            <w:r>
              <w:rPr>
                <w:rFonts w:ascii="Times New Roman" w:hAnsi="Times New Roman" w:eastAsia="Times New Roman" w:cs="Times New Roman"/>
                <w:i/>
                <w:color w:val="000000"/>
                <w:sz w:val="24"/>
                <w:u w:val="none"/>
              </w:rPr>
              <w:t xml:space="preserve">"милый"</w:t>
            </w:r>
            <w:r>
              <w:rPr>
                <w:rFonts w:ascii="Times New Roman" w:hAnsi="Times New Roman" w:eastAsia="Times New Roman" w:cs="Times New Roman"/>
                <w:color w:val="000000"/>
                <w:sz w:val="24"/>
                <w:u w:val="none"/>
              </w:rPr>
              <w:t xml:space="preserve"> as a vocative, directly addressing someone affectionately. Similarly, Figure B2 applies the epithets </w:t>
            </w:r>
            <w:r>
              <w:rPr>
                <w:rFonts w:ascii="Times New Roman" w:hAnsi="Times New Roman" w:eastAsia="Times New Roman" w:cs="Times New Roman"/>
                <w:i/>
                <w:color w:val="000000"/>
                <w:sz w:val="24"/>
                <w:u w:val="none"/>
              </w:rPr>
              <w:t xml:space="preserve">"вкусны и нежны"</w:t>
            </w:r>
            <w:r>
              <w:rPr>
                <w:rFonts w:ascii="Times New Roman" w:hAnsi="Times New Roman" w:eastAsia="Times New Roman" w:cs="Times New Roman"/>
                <w:color w:val="000000"/>
                <w:sz w:val="24"/>
                <w:u w:val="none"/>
              </w:rPr>
              <w:t xml:space="preserve"> to describe crabs, emphasizing their desirable qualities, as well as epithet "прекрасно" used to enhance the softness and perfection of the cream (Figure B4). Figure B3 features a series of epithets: </w:t>
            </w:r>
            <w:r>
              <w:rPr>
                <w:rFonts w:ascii="Times New Roman" w:hAnsi="Times New Roman" w:eastAsia="Times New Roman" w:cs="Times New Roman"/>
                <w:i/>
                <w:color w:val="000000"/>
                <w:sz w:val="24"/>
                <w:u w:val="none"/>
              </w:rPr>
              <w:t xml:space="preserve">"Вкусно! Питательно! Гигиенично!"</w:t>
            </w:r>
            <w:r>
              <w:rPr>
                <w:rFonts w:ascii="Times New Roman" w:hAnsi="Times New Roman" w:eastAsia="Times New Roman" w:cs="Times New Roman"/>
                <w:color w:val="000000"/>
                <w:sz w:val="24"/>
                <w:u w:val="none"/>
              </w:rPr>
              <w:t xml:space="preserve">, which highlight the main appealing aspects of the product, culminating in </w:t>
            </w:r>
            <w:r>
              <w:rPr>
                <w:rFonts w:ascii="Times New Roman" w:hAnsi="Times New Roman" w:eastAsia="Times New Roman" w:cs="Times New Roman"/>
                <w:i/>
                <w:color w:val="000000"/>
                <w:sz w:val="24"/>
                <w:u w:val="none"/>
              </w:rPr>
              <w:t xml:space="preserve">"the best breakfast",</w:t>
            </w:r>
            <w:r>
              <w:rPr>
                <w:rFonts w:ascii="Times New Roman" w:hAnsi="Times New Roman" w:eastAsia="Times New Roman" w:cs="Times New Roman"/>
                <w:color w:val="000000"/>
                <w:sz w:val="24"/>
                <w:u w:val="none"/>
              </w:rPr>
              <w:t xml:space="preserve"> which functions as hyperbole to convey top quality. Hyperbole is also presented in Figure B2: </w:t>
            </w:r>
            <w:r>
              <w:rPr>
                <w:rFonts w:ascii="Times New Roman" w:hAnsi="Times New Roman" w:eastAsia="Times New Roman" w:cs="Times New Roman"/>
                <w:i/>
                <w:color w:val="000000"/>
                <w:sz w:val="24"/>
                <w:u w:val="none"/>
              </w:rPr>
              <w:t xml:space="preserve">“лучшие крабы!"</w:t>
            </w:r>
            <w:r>
              <w:rPr>
                <w:rFonts w:ascii="Times New Roman" w:hAnsi="Times New Roman" w:eastAsia="Times New Roman" w:cs="Times New Roman"/>
                <w:color w:val="000000"/>
                <w:sz w:val="24"/>
                <w:u w:val="none"/>
              </w:rPr>
              <w:t xml:space="preserve"> to emphasize the superior quality of the product and to attract more consumers.</w:t>
            </w:r>
            <w:r/>
          </w:p>
        </w:tc>
      </w:tr>
      <w:tr>
        <w:tblPrEx/>
        <w:trPr>
          <w:trHeight w:val="99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Phraseological level: </w:t>
            </w:r>
            <w:r>
              <w:rPr>
                <w:rFonts w:ascii="Times New Roman" w:hAnsi="Times New Roman" w:eastAsia="Times New Roman" w:cs="Times New Roman"/>
                <w:color w:val="000000"/>
                <w:sz w:val="24"/>
                <w:u w:val="none"/>
              </w:rPr>
              <w:t xml:space="preserve">allusion, quotation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tc>
      </w:tr>
      <w:tr>
        <w:tblPrEx/>
        <w:trPr>
          <w:trHeight w:val="456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Syntactical level: </w:t>
            </w:r>
            <w:r>
              <w:rPr>
                <w:rFonts w:ascii="Times New Roman" w:hAnsi="Times New Roman" w:eastAsia="Times New Roman" w:cs="Times New Roman"/>
                <w:color w:val="000000"/>
                <w:sz w:val="24"/>
                <w:u w:val="none"/>
              </w:rPr>
              <w:t xml:space="preserve">inversion, parallel constructions, chiasmus, repetition, antithesis, litotes, break-in-narrative, question-in-the-narrative, rhetorical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Firstly, Figures B1 and B2 demonstrate instances of inversion. Figure B1 employs a slightly inverted phrase: </w:t>
            </w:r>
            <w:r>
              <w:rPr>
                <w:rFonts w:ascii="Times New Roman" w:hAnsi="Times New Roman" w:eastAsia="Times New Roman" w:cs="Times New Roman"/>
                <w:i/>
                <w:color w:val="000000"/>
                <w:sz w:val="24"/>
                <w:u w:val="none"/>
              </w:rPr>
              <w:t xml:space="preserve">"не дари мне ленту, милый"</w:t>
            </w:r>
            <w:r>
              <w:rPr>
                <w:rFonts w:ascii="Times New Roman" w:hAnsi="Times New Roman" w:eastAsia="Times New Roman" w:cs="Times New Roman"/>
                <w:color w:val="000000"/>
                <w:sz w:val="24"/>
                <w:u w:val="none"/>
              </w:rPr>
              <w:t xml:space="preserve">, which emphasizes the ribbon by placing the verb at the end, deviating from the more straightforward </w:t>
            </w:r>
            <w:r>
              <w:rPr>
                <w:rFonts w:ascii="Times New Roman" w:hAnsi="Times New Roman" w:eastAsia="Times New Roman" w:cs="Times New Roman"/>
                <w:i/>
                <w:color w:val="000000"/>
                <w:sz w:val="24"/>
                <w:u w:val="none"/>
              </w:rPr>
              <w:t xml:space="preserve">"Милый, не дари мне ленту"</w:t>
            </w:r>
            <w:r>
              <w:rPr>
                <w:rFonts w:ascii="Times New Roman" w:hAnsi="Times New Roman" w:eastAsia="Times New Roman" w:cs="Times New Roman"/>
                <w:color w:val="000000"/>
                <w:sz w:val="24"/>
                <w:u w:val="none"/>
              </w:rPr>
              <w:t xml:space="preserve">. Next, Figure B2 presents an inversion in the phrase </w:t>
            </w:r>
            <w:r>
              <w:rPr>
                <w:rFonts w:ascii="Times New Roman" w:hAnsi="Times New Roman" w:eastAsia="Times New Roman" w:cs="Times New Roman"/>
                <w:i/>
                <w:color w:val="000000"/>
                <w:sz w:val="24"/>
                <w:u w:val="none"/>
              </w:rPr>
              <w:t xml:space="preserve">"всем попробовать пора бы"</w:t>
            </w:r>
            <w:r>
              <w:rPr>
                <w:rFonts w:ascii="Times New Roman" w:hAnsi="Times New Roman" w:eastAsia="Times New Roman" w:cs="Times New Roman"/>
                <w:color w:val="000000"/>
                <w:sz w:val="24"/>
                <w:u w:val="none"/>
              </w:rPr>
              <w:t xml:space="preserve"> instead of </w:t>
            </w:r>
            <w:r>
              <w:rPr>
                <w:rFonts w:ascii="Times New Roman" w:hAnsi="Times New Roman" w:eastAsia="Times New Roman" w:cs="Times New Roman"/>
                <w:i/>
                <w:color w:val="000000"/>
                <w:sz w:val="24"/>
                <w:u w:val="none"/>
              </w:rPr>
              <w:t xml:space="preserve">"пора бы всем попробовать", </w:t>
            </w:r>
            <w:r>
              <w:rPr>
                <w:rFonts w:ascii="Times New Roman" w:hAnsi="Times New Roman" w:eastAsia="Times New Roman" w:cs="Times New Roman"/>
                <w:color w:val="000000"/>
                <w:sz w:val="24"/>
                <w:u w:val="none"/>
              </w:rPr>
              <w:t xml:space="preserve">but it is less dramatic. Secondly, Figures B3 and B4 showcase the use of parallel constructions. Figure B3 employs a series of adverbs: </w:t>
            </w:r>
            <w:r>
              <w:rPr>
                <w:rFonts w:ascii="Times New Roman" w:hAnsi="Times New Roman" w:eastAsia="Times New Roman" w:cs="Times New Roman"/>
                <w:i/>
                <w:color w:val="000000"/>
                <w:sz w:val="24"/>
                <w:u w:val="none"/>
              </w:rPr>
              <w:t xml:space="preserve">"Вкусно! Питательно! Гигиенично!"</w:t>
            </w:r>
            <w:r>
              <w:rPr>
                <w:rFonts w:ascii="Times New Roman" w:hAnsi="Times New Roman" w:eastAsia="Times New Roman" w:cs="Times New Roman"/>
                <w:color w:val="000000"/>
                <w:sz w:val="24"/>
                <w:u w:val="none"/>
              </w:rPr>
              <w:t xml:space="preserve"> to create a rhythmic list that emphasizes positive qualities. Similarly, Figure B4 uses parallel verb constructions:</w:t>
            </w:r>
            <w:r>
              <w:rPr>
                <w:rFonts w:ascii="Times New Roman" w:hAnsi="Times New Roman" w:eastAsia="Times New Roman" w:cs="Times New Roman"/>
                <w:i/>
                <w:color w:val="000000"/>
                <w:sz w:val="24"/>
                <w:u w:val="none"/>
              </w:rPr>
              <w:t xml:space="preserve"> "крем смягчает, защищает"</w:t>
            </w:r>
            <w:r>
              <w:rPr>
                <w:rFonts w:ascii="Times New Roman" w:hAnsi="Times New Roman" w:eastAsia="Times New Roman" w:cs="Times New Roman"/>
                <w:color w:val="000000"/>
                <w:sz w:val="24"/>
                <w:u w:val="none"/>
              </w:rPr>
              <w:t xml:space="preserve">, which creates a balanced and persuasive statement. </w:t>
            </w:r>
            <w:r/>
          </w:p>
        </w:tc>
      </w:tr>
      <w:tr>
        <w:tblPrEx/>
        <w:trPr>
          <w:trHeight w:val="198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Graphical level: </w:t>
            </w:r>
            <w:r>
              <w:rPr>
                <w:rFonts w:ascii="Times New Roman" w:hAnsi="Times New Roman" w:eastAsia="Times New Roman" w:cs="Times New Roman"/>
                <w:color w:val="000000"/>
                <w:sz w:val="24"/>
                <w:u w:val="none"/>
              </w:rPr>
              <w:t xml:space="preserve">punctuation marks, lack of punctuation marks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lack of exclamation point gives it a natural tone and less forced (Figures B1, B2); the use of exclamation marks stresses the claims that are made about the cheese (Figure B3); and finally capitalization used in Figure B4 </w:t>
            </w:r>
            <w:r>
              <w:rPr>
                <w:rFonts w:ascii="Times New Roman" w:hAnsi="Times New Roman" w:eastAsia="Times New Roman" w:cs="Times New Roman"/>
                <w:i/>
                <w:color w:val="000000"/>
                <w:sz w:val="24"/>
                <w:u w:val="none"/>
              </w:rPr>
              <w:t xml:space="preserve">"КРЕМ КРАСНЫЙ МАК"</w:t>
            </w:r>
            <w:r>
              <w:rPr>
                <w:rFonts w:ascii="Times New Roman" w:hAnsi="Times New Roman" w:eastAsia="Times New Roman" w:cs="Times New Roman"/>
                <w:color w:val="000000"/>
                <w:sz w:val="24"/>
                <w:u w:val="none"/>
              </w:rPr>
              <w:t xml:space="preserve"> is capitalized to make it visible.</w:t>
            </w:r>
            <w:r/>
          </w:p>
        </w:tc>
      </w:tr>
    </w:tbl>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sz w:val="24"/>
        </w:rPr>
      </w:r>
      <w:r>
        <w:rPr>
          <w:sz w:val="24"/>
        </w:rPr>
      </w:r>
      <w:r/>
    </w:p>
    <w:p>
      <w:pPr>
        <w:ind w:left="0" w:right="0" w:firstLine="0"/>
        <w:spacing w:before="0" w:after="0" w:line="480" w:lineRule="auto"/>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u w:val="none"/>
        </w:rPr>
        <w:t xml:space="preserve">4.2. Analysis of the Spanish posters of the 1930s </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right="0" w:firstLine="0"/>
        <w:spacing w:before="0" w:after="0" w:line="480" w:lineRule="auto"/>
        <w:rPr>
          <w:b/>
          <w:bCs/>
          <w:sz w:val="24"/>
          <w:szCs w:val="24"/>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highlight w:val="none"/>
          <w:u w:val="none"/>
        </w:rPr>
        <w:t xml:space="preserve">4.2.2. Analysis of the Spanish agitational posters of the 1930s (see Figure C)</w:t>
      </w:r>
      <w:r>
        <w:rPr>
          <w:b/>
          <w:bCs/>
          <w:sz w:val="24"/>
          <w:szCs w:val="24"/>
        </w:rPr>
      </w:r>
      <w:r>
        <w:rPr>
          <w:b/>
          <w:bCs/>
          <w:sz w:val="24"/>
          <w:szCs w:val="24"/>
        </w:rPr>
      </w:r>
    </w:p>
    <w:tbl>
      <w:tblPr>
        <w:tblStyle w:val="73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35"/>
        <w:gridCol w:w="6100"/>
      </w:tblGrid>
      <w:tr>
        <w:tblPrEx/>
        <w:trPr>
          <w:trHeight w:val="69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Category</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Identified Examples</w:t>
            </w:r>
            <w:r/>
          </w:p>
        </w:tc>
      </w:tr>
      <w:tr>
        <w:tblPrEx/>
        <w:trPr>
          <w:trHeight w:val="48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Visual elements</w:t>
            </w:r>
            <w:r>
              <w:rPr>
                <w:rFonts w:ascii="Times New Roman" w:hAnsi="Times New Roman" w:eastAsia="Times New Roman" w:cs="Times New Roman"/>
                <w:color w:val="000000"/>
                <w:sz w:val="24"/>
                <w:u w:val="none"/>
              </w:rPr>
              <w:t xml:space="preserve"> </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829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Representational processes: </w:t>
            </w:r>
            <w:r>
              <w:rPr>
                <w:rFonts w:ascii="Times New Roman" w:hAnsi="Times New Roman" w:eastAsia="Times New Roman" w:cs="Times New Roman"/>
                <w:color w:val="000000"/>
                <w:sz w:val="24"/>
                <w:u w:val="none"/>
              </w:rPr>
              <w:t xml:space="preserve">type of processes depicted (narrative, conceptual), use of actors, goals, and circumstances, how are actions and participants represented</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w:t>
            </w:r>
            <w:r>
              <w:rPr>
                <w:rFonts w:ascii="Times New Roman" w:hAnsi="Times New Roman" w:eastAsia="Times New Roman" w:cs="Times New Roman"/>
                <w:color w:val="000000"/>
                <w:sz w:val="24"/>
                <w:u w:val="none"/>
              </w:rPr>
              <w:t xml:space="preserve">hese five posters (Figures C1, C2, C3, C4, and C5) share common themes related to social mobilization and support within the context of conflict and societal change with the usage of female image (Figures C2, C4, C5) and child representation (Figures C1, C</w:t>
            </w:r>
            <w:r>
              <w:rPr>
                <w:rFonts w:ascii="Times New Roman" w:hAnsi="Times New Roman" w:eastAsia="Times New Roman" w:cs="Times New Roman"/>
                <w:color w:val="000000"/>
                <w:sz w:val="24"/>
                <w:u w:val="none"/>
              </w:rPr>
              <w:t xml:space="preserve">3</w:t>
            </w:r>
            <w:r>
              <w:rPr>
                <w:rFonts w:ascii="Times New Roman" w:hAnsi="Times New Roman" w:eastAsia="Times New Roman" w:cs="Times New Roman"/>
                <w:color w:val="000000"/>
                <w:sz w:val="24"/>
                <w:u w:val="none"/>
              </w:rPr>
              <w:t xml:space="preserve">) who are the main figures. Regarding the type of process, a more narrative aspect is seen in Figures C1 and C2, whereas Figures C3, C4 and C5 have a clearer and more symbolic conceptual aspect. In terms of the actors, Figuress C1-C5 all have different act</w:t>
            </w:r>
            <w:r>
              <w:rPr>
                <w:rFonts w:ascii="Times New Roman" w:hAnsi="Times New Roman" w:eastAsia="Times New Roman" w:cs="Times New Roman"/>
                <w:color w:val="000000"/>
                <w:sz w:val="24"/>
                <w:u w:val="none"/>
              </w:rPr>
              <w:t xml:space="preserve">ors relating to the social mobilization and support from the context of the war, for example, with Figure C2 having a textile worker, reinforcing the concept of unity and collaboration to encourage women to join or support the shirt and tie industry, where</w:t>
            </w:r>
            <w:r>
              <w:rPr>
                <w:rFonts w:ascii="Times New Roman" w:hAnsi="Times New Roman" w:eastAsia="Times New Roman" w:cs="Times New Roman"/>
                <w:color w:val="000000"/>
                <w:sz w:val="24"/>
                <w:u w:val="none"/>
              </w:rPr>
              <w:t xml:space="preserve">as Figure C5 has a farmer, who is to cultivate the land, that symbolically supports the soldier's goal of fighting or defending. Several posters share the goal of mobilization and persuasion (Figures C1, C2, C4, and C5) with Figure C3, showing the goal of </w:t>
            </w:r>
            <w:r>
              <w:rPr>
                <w:rFonts w:ascii="Times New Roman" w:hAnsi="Times New Roman" w:eastAsia="Times New Roman" w:cs="Times New Roman"/>
                <w:color w:val="000000"/>
                <w:sz w:val="24"/>
                <w:u w:val="none"/>
              </w:rPr>
              <w:t xml:space="preserve">the safety and well-being of the child. All the circumstances of the poster, however, are related to the war times.</w:t>
            </w:r>
            <w:r/>
          </w:p>
        </w:tc>
      </w:tr>
      <w:tr>
        <w:tblPrEx/>
        <w:trPr>
          <w:trHeight w:val="832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Interactive processes: how the images engage with the viewer (direct address, implied viewers),role of gaze, demand or offer images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While analyzing Figures C1, C2, C3, C4, and C5 regarding their engagement with the viewer, a use of direct address to the viewers appears to establish a connection and encourage action. The use of </w:t>
            </w:r>
            <w:r>
              <w:rPr>
                <w:rFonts w:ascii="Times New Roman" w:hAnsi="Times New Roman" w:eastAsia="Times New Roman" w:cs="Times New Roman"/>
                <w:i/>
                <w:color w:val="000000"/>
                <w:sz w:val="24"/>
                <w:u w:val="none"/>
              </w:rPr>
              <w:t xml:space="preserve">“mujeres españolas”</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"compañera"</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"compañero"</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“campesina”</w:t>
            </w:r>
            <w:r>
              <w:rPr>
                <w:rFonts w:ascii="Times New Roman" w:hAnsi="Times New Roman" w:eastAsia="Times New Roman" w:cs="Times New Roman"/>
                <w:color w:val="000000"/>
                <w:sz w:val="24"/>
                <w:u w:val="none"/>
              </w:rPr>
              <w:t xml:space="preserve"> in Figures C1, C2, C4 and C5 are clear indications of this. However, direct address is not the only strategy that is shared across the posters. The use of a main actor also helps to engage the reader and focus on their gaze: the woman is gazing directly a</w:t>
            </w:r>
            <w:r>
              <w:rPr>
                <w:rFonts w:ascii="Times New Roman" w:hAnsi="Times New Roman" w:eastAsia="Times New Roman" w:cs="Times New Roman"/>
                <w:color w:val="000000"/>
                <w:sz w:val="24"/>
                <w:u w:val="none"/>
              </w:rPr>
              <w:t xml:space="preserve">t the viewer with a reassuring look, connecting with the viewer (Figure C2), while other female images direct the gaze slightly away from the viewer, conveying the key message, her personal thoughtfulness about this topic, and attention to the child or to </w:t>
            </w:r>
            <w:r>
              <w:rPr>
                <w:rFonts w:ascii="Times New Roman" w:hAnsi="Times New Roman" w:eastAsia="Times New Roman" w:cs="Times New Roman"/>
                <w:color w:val="000000"/>
                <w:sz w:val="24"/>
                <w:u w:val="none"/>
              </w:rPr>
              <w:t xml:space="preserve">the specific action (Figures C1, C4, C5). Figure C3 demonstrates only the woman's hands that showcase the baby. Moreover, Figures C1, C2, C3, C4, and C5 primarily operate as demand images, actively urging viewers to take specific actions, such as voting, s</w:t>
            </w:r>
            <w:r>
              <w:rPr>
                <w:rFonts w:ascii="Times New Roman" w:hAnsi="Times New Roman" w:eastAsia="Times New Roman" w:cs="Times New Roman"/>
                <w:color w:val="000000"/>
                <w:sz w:val="24"/>
                <w:u w:val="none"/>
              </w:rPr>
              <w:t xml:space="preserve">upporting the war effort, or working. The diversity in the strategies used allows for a complex interaction.</w:t>
            </w:r>
            <w:r/>
          </w:p>
        </w:tc>
      </w:tr>
      <w:tr>
        <w:tblPrEx/>
        <w:trPr>
          <w:trHeight w:val="2941"/>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Compositional meaning: </w:t>
            </w:r>
            <w:r>
              <w:rPr>
                <w:rFonts w:ascii="Times New Roman" w:hAnsi="Times New Roman" w:eastAsia="Times New Roman" w:cs="Times New Roman"/>
                <w:color w:val="000000"/>
                <w:sz w:val="24"/>
                <w:u w:val="none"/>
              </w:rPr>
              <w:t xml:space="preserve">use of information value (left/right, top/bottom), balance, framing and its effect on message importance, salience of depicted characters/objects, how they construct the message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posters share several similarities in their design and purpose. All five Figures (C1, C2, C3, C4, C5) utilize strategic placement of elements to convey a specific message and encourage action, making certain figures or text elements more "salient" thro</w:t>
            </w:r>
            <w:r>
              <w:rPr>
                <w:rFonts w:ascii="Times New Roman" w:hAnsi="Times New Roman" w:eastAsia="Times New Roman" w:cs="Times New Roman"/>
                <w:color w:val="000000"/>
                <w:sz w:val="24"/>
                <w:u w:val="none"/>
              </w:rPr>
              <w:t xml:space="preserve">ugh size, color, and positioning, as seen in the representation of the woman and child in Figure C1, the female worker in Figure C2, the baby and hands in Figure C3, the nurse and soldier in Figure C4, and the farmer in Figure C5. They all use framing to d</w:t>
            </w:r>
            <w:r>
              <w:rPr>
                <w:rFonts w:ascii="Times New Roman" w:hAnsi="Times New Roman" w:eastAsia="Times New Roman" w:cs="Times New Roman"/>
                <w:color w:val="000000"/>
                <w:sz w:val="24"/>
                <w:u w:val="none"/>
              </w:rPr>
              <w:t xml:space="preserve">raw attention to the key elements. Furthermore, each poster attempts to create a balanced composition, although some utilize asymmetry (Figures C4, C5). The posters all tend</w:t>
            </w:r>
            <w:r>
              <w:rPr>
                <w:rFonts w:ascii="Times New Roman" w:hAnsi="Times New Roman" w:eastAsia="Times New Roman" w:cs="Times New Roman"/>
                <w:color w:val="000000"/>
                <w:sz w:val="24"/>
                <w:u w:val="none"/>
              </w:rPr>
              <w:t xml:space="preserve"> to deliver urgency, empower an audience or </w:t>
            </w:r>
            <w:r>
              <w:rPr>
                <w:rFonts w:ascii="Times New Roman" w:hAnsi="Times New Roman" w:eastAsia="Times New Roman" w:cs="Times New Roman"/>
                <w:color w:val="000000"/>
                <w:sz w:val="24"/>
                <w:u w:val="none"/>
              </w:rPr>
              <w:t xml:space="preserve">encourage collective responsibility. However, the posters also exhibit distinct differences in their specific approaches. Ficure C1 utilizes a bright red background and close arrangement of the figures to emphasize unity, and its balanced composition has a</w:t>
            </w:r>
            <w:r>
              <w:rPr>
                <w:rFonts w:ascii="Times New Roman" w:hAnsi="Times New Roman" w:eastAsia="Times New Roman" w:cs="Times New Roman"/>
                <w:color w:val="000000"/>
                <w:sz w:val="24"/>
                <w:u w:val="none"/>
              </w:rPr>
              <w:t xml:space="preserve"> "call to action" placed at the bottom. Figure C2 is also balanced, placing emphasis on a confident female figure and the textile industry with the words</w:t>
            </w:r>
            <w:r>
              <w:rPr>
                <w:rFonts w:ascii="Times New Roman" w:hAnsi="Times New Roman" w:eastAsia="Times New Roman" w:cs="Times New Roman"/>
                <w:i/>
                <w:color w:val="000000"/>
                <w:sz w:val="24"/>
                <w:u w:val="none"/>
              </w:rPr>
              <w:t xml:space="preserve"> "¡Compañera!"</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"industria de camiseria y corbateria"</w:t>
            </w:r>
            <w:r>
              <w:rPr>
                <w:rFonts w:ascii="Times New Roman" w:hAnsi="Times New Roman" w:eastAsia="Times New Roman" w:cs="Times New Roman"/>
                <w:color w:val="000000"/>
                <w:sz w:val="24"/>
                <w:u w:val="none"/>
              </w:rPr>
              <w:t xml:space="preserve">. Figure C3 utilizes contrast with heavy dark hands balanced by a child to create urgency and represents the phrase </w:t>
            </w:r>
            <w:r>
              <w:rPr>
                <w:rFonts w:ascii="Times New Roman" w:hAnsi="Times New Roman" w:eastAsia="Times New Roman" w:cs="Times New Roman"/>
                <w:i/>
                <w:color w:val="000000"/>
                <w:sz w:val="24"/>
                <w:u w:val="none"/>
              </w:rPr>
              <w:t xml:space="preserve">“salvad los niños”</w:t>
            </w:r>
            <w:r>
              <w:rPr>
                <w:rFonts w:ascii="Times New Roman" w:hAnsi="Times New Roman" w:eastAsia="Times New Roman" w:cs="Times New Roman"/>
                <w:color w:val="000000"/>
                <w:sz w:val="24"/>
                <w:u w:val="none"/>
              </w:rPr>
              <w:t xml:space="preserve"> as one of the most salient objects. Figure C4 is also quite balanced, having the figures of the nurse and soldier with a weapon placed at the top and some context situated on the both sides which signals their importance and authority. Finally, Figure C5 </w:t>
            </w:r>
            <w:r>
              <w:rPr>
                <w:rFonts w:ascii="Times New Roman" w:hAnsi="Times New Roman" w:eastAsia="Times New Roman" w:cs="Times New Roman"/>
                <w:color w:val="000000"/>
                <w:sz w:val="24"/>
                <w:u w:val="none"/>
              </w:rPr>
              <w:t xml:space="preserve">adopts a foreground approach, contrasting the farmer with a soldier to underscore the importance of agriculture during this period of time.</w:t>
            </w:r>
            <w:r/>
          </w:p>
        </w:tc>
      </w:tr>
      <w:tr>
        <w:tblPrEx/>
        <w:trPr>
          <w:trHeight w:val="319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Modality: </w:t>
            </w:r>
            <w:r>
              <w:rPr>
                <w:rFonts w:ascii="Times New Roman" w:hAnsi="Times New Roman" w:eastAsia="Times New Roman" w:cs="Times New Roman"/>
                <w:color w:val="000000"/>
                <w:sz w:val="24"/>
                <w:u w:val="none"/>
              </w:rPr>
              <w:t xml:space="preserve">how realistic, credible or authentic the visual image is, color saturation, sharpness of lines, depth of field, and their effects on meaning creation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five Figures (C1, C2, C3, C4, C5) share similarities in their stylistic approach, tending towards stylization rather than realism. They evoke a sense of historical authenticity through their style, aligning with the artistic style of this period, and a</w:t>
            </w:r>
            <w:r>
              <w:rPr>
                <w:rFonts w:ascii="Times New Roman" w:hAnsi="Times New Roman" w:eastAsia="Times New Roman" w:cs="Times New Roman"/>
                <w:color w:val="000000"/>
                <w:sz w:val="24"/>
                <w:u w:val="none"/>
              </w:rPr>
              <w:t xml:space="preserve">ll of the posters have some level of sharpness of lines to contribute to their image. However, they differ in how they balance realism and stylization, and in their use of color and depth. For instance, Figure C1 utilizes medium modality with slightly mute</w:t>
            </w:r>
            <w:r>
              <w:rPr>
                <w:rFonts w:ascii="Times New Roman" w:hAnsi="Times New Roman" w:eastAsia="Times New Roman" w:cs="Times New Roman"/>
                <w:color w:val="000000"/>
                <w:sz w:val="24"/>
                <w:u w:val="none"/>
              </w:rPr>
              <w:t xml:space="preserve">d colors contrasted against a bright red background; Figure C2 blends realism and stylization, with a more realistic central figure and stylized background, while also employing muted colors to give an aged feel. Figure C3 and C4 are highly stylized with s</w:t>
            </w:r>
            <w:r>
              <w:rPr>
                <w:rFonts w:ascii="Times New Roman" w:hAnsi="Times New Roman" w:eastAsia="Times New Roman" w:cs="Times New Roman"/>
                <w:color w:val="000000"/>
                <w:sz w:val="24"/>
                <w:u w:val="none"/>
              </w:rPr>
              <w:t xml:space="preserve">implified shapes, a limited color palette, but high saturation and sharp lines for impact. Figure C5 is stylized with flat colors and simplified shapes, but features saturated colors and limited depth of field.</w:t>
            </w:r>
            <w:r/>
          </w:p>
        </w:tc>
      </w:tr>
      <w:tr>
        <w:tblPrEx/>
        <w:trPr>
          <w:trHeight w:val="1524"/>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Color: </w:t>
            </w:r>
            <w:r>
              <w:rPr>
                <w:rFonts w:ascii="Times New Roman" w:hAnsi="Times New Roman" w:eastAsia="Times New Roman" w:cs="Times New Roman"/>
                <w:color w:val="000000"/>
                <w:sz w:val="24"/>
                <w:u w:val="none"/>
              </w:rPr>
              <w:t xml:space="preserve">dominant colors, use of color symbolism, role of color in the construction of meaning and the relation to the visual narrative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Figures (C1, C2, C3, C4, C5) share some similarities in their color palettes and symbolism, but also differ significantly in their specific applications. All Figures except C3 and C5  use red color, which generally symbolizes passion, urgency, and sacri</w:t>
            </w:r>
            <w:r>
              <w:rPr>
                <w:rFonts w:ascii="Times New Roman" w:hAnsi="Times New Roman" w:eastAsia="Times New Roman" w:cs="Times New Roman"/>
                <w:color w:val="000000"/>
                <w:sz w:val="24"/>
                <w:u w:val="none"/>
              </w:rPr>
              <w:t xml:space="preserve">fice. Grey is present in Figures C1, C2 and C4 to give a vintage feel. However, their dominant colors and how they are interpreted vary considerably. Figure C1 emphasizes red, white, and gray, connecting red to urgency and danger, white to innocence, and g</w:t>
            </w:r>
            <w:r>
              <w:rPr>
                <w:rFonts w:ascii="Times New Roman" w:hAnsi="Times New Roman" w:eastAsia="Times New Roman" w:cs="Times New Roman"/>
                <w:color w:val="000000"/>
                <w:sz w:val="24"/>
                <w:u w:val="none"/>
              </w:rPr>
              <w:t xml:space="preserve">r</w:t>
            </w:r>
            <w:r>
              <w:rPr>
                <w:rFonts w:ascii="Times New Roman" w:hAnsi="Times New Roman" w:eastAsia="Times New Roman" w:cs="Times New Roman"/>
                <w:color w:val="000000"/>
                <w:sz w:val="24"/>
                <w:u w:val="none"/>
              </w:rPr>
              <w:t xml:space="preserve">ay to a vintage aesthetic. Figure C2 primarily uses gray and beige, with red accents symbolizing labor movements and black conveying authority. Figure C3 focuses on blue, black, and white, with blue representing peace and black symbolizing strength. Figure</w:t>
            </w:r>
            <w:r>
              <w:rPr>
                <w:rFonts w:ascii="Times New Roman" w:hAnsi="Times New Roman" w:eastAsia="Times New Roman" w:cs="Times New Roman"/>
                <w:color w:val="000000"/>
                <w:sz w:val="24"/>
                <w:u w:val="none"/>
              </w:rPr>
              <w:t xml:space="preserve"> C4 heavily uses red to symbolize blood and sacrifice, white to represent healing, and blue, which might stand for liberty. Figure C5 utilizes a combination of orange, blue, white, and green to represent agriculture, stability, and support.</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Expressive means &amp; Stylistic devices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202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Phonetic level: </w:t>
            </w:r>
            <w:r>
              <w:rPr>
                <w:rFonts w:ascii="Times New Roman" w:hAnsi="Times New Roman" w:eastAsia="Times New Roman" w:cs="Times New Roman"/>
                <w:color w:val="000000"/>
                <w:sz w:val="24"/>
                <w:u w:val="none"/>
              </w:rPr>
              <w:t xml:space="preserve">euphony, onomatopoeia, alliteration, rhyme, rhythm</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rhythm is somewhat assertive due to the strong imperatives and address: </w:t>
            </w:r>
            <w:r>
              <w:rPr>
                <w:rFonts w:ascii="Times New Roman" w:hAnsi="Times New Roman" w:eastAsia="Times New Roman" w:cs="Times New Roman"/>
                <w:i/>
                <w:color w:val="000000"/>
                <w:sz w:val="24"/>
                <w:u w:val="none"/>
              </w:rPr>
              <w:t xml:space="preserve">“mujeres españolas, votad afirmativamente” </w:t>
            </w:r>
            <w:r>
              <w:rPr>
                <w:rFonts w:ascii="Times New Roman" w:hAnsi="Times New Roman" w:eastAsia="Times New Roman" w:cs="Times New Roman"/>
                <w:i w:val="0"/>
                <w:iCs w:val="0"/>
                <w:color w:val="000000"/>
                <w:sz w:val="24"/>
                <w:u w:val="none"/>
              </w:rPr>
              <w:t xml:space="preserve">(Figure C</w:t>
            </w:r>
            <w:r>
              <w:rPr>
                <w:rFonts w:ascii="Times New Roman" w:hAnsi="Times New Roman" w:eastAsia="Times New Roman" w:cs="Times New Roman"/>
                <w:i w:val="0"/>
                <w:iCs w:val="0"/>
                <w:color w:val="000000"/>
                <w:sz w:val="24"/>
                <w:u w:val="none"/>
              </w:rPr>
              <w:t xml:space="preserve">1)</w:t>
            </w:r>
            <w:r>
              <w:rPr>
                <w:rFonts w:ascii="Times New Roman" w:hAnsi="Times New Roman" w:eastAsia="Times New Roman" w:cs="Times New Roman"/>
                <w:i w:val="0"/>
                <w:iCs w:val="0"/>
                <w:color w:val="000000"/>
                <w:sz w:val="24"/>
                <w:u w:val="none"/>
              </w:rPr>
              <w:t xml:space="preserve">;</w:t>
            </w:r>
            <w:r>
              <w:rPr>
                <w:rFonts w:ascii="Times New Roman" w:hAnsi="Times New Roman" w:eastAsia="Times New Roman" w:cs="Times New Roman"/>
                <w:i/>
                <w:color w:val="000000"/>
                <w:sz w:val="24"/>
                <w:u w:val="none"/>
              </w:rPr>
              <w:t xml:space="preserve"> “compañera, observa” </w:t>
            </w:r>
            <w:r>
              <w:rPr>
                <w:rFonts w:ascii="Times New Roman" w:hAnsi="Times New Roman" w:eastAsia="Times New Roman" w:cs="Times New Roman"/>
                <w:i w:val="0"/>
                <w:iCs w:val="0"/>
                <w:color w:val="000000"/>
                <w:sz w:val="24"/>
                <w:u w:val="none"/>
              </w:rPr>
              <w:t xml:space="preserve">(Figure C2);</w:t>
            </w:r>
            <w:r>
              <w:rPr>
                <w:rFonts w:ascii="Times New Roman" w:hAnsi="Times New Roman" w:eastAsia="Times New Roman" w:cs="Times New Roman"/>
                <w:i/>
                <w:color w:val="000000"/>
                <w:sz w:val="24"/>
                <w:u w:val="none"/>
              </w:rPr>
              <w:t xml:space="preserve"> “salvad los niños” </w:t>
            </w:r>
            <w:r>
              <w:rPr>
                <w:rFonts w:ascii="Times New Roman" w:hAnsi="Times New Roman" w:eastAsia="Times New Roman" w:cs="Times New Roman"/>
                <w:i w:val="0"/>
                <w:iCs w:val="0"/>
                <w:color w:val="000000"/>
                <w:sz w:val="24"/>
                <w:u w:val="none"/>
              </w:rPr>
              <w:t xml:space="preserve">(Figure C3);</w:t>
            </w:r>
            <w:r>
              <w:rPr>
                <w:rFonts w:ascii="Times New Roman" w:hAnsi="Times New Roman" w:eastAsia="Times New Roman" w:cs="Times New Roman"/>
                <w:i/>
                <w:color w:val="000000"/>
                <w:sz w:val="24"/>
                <w:u w:val="none"/>
              </w:rPr>
              <w:t xml:space="preserve"> “сompañero, ayuda” </w:t>
            </w:r>
            <w:r>
              <w:rPr>
                <w:rFonts w:ascii="Times New Roman" w:hAnsi="Times New Roman" w:eastAsia="Times New Roman" w:cs="Times New Roman"/>
                <w:i w:val="0"/>
                <w:iCs w:val="0"/>
                <w:color w:val="000000"/>
                <w:sz w:val="24"/>
                <w:u w:val="none"/>
              </w:rPr>
              <w:t xml:space="preserve">(Figure C4)</w:t>
            </w:r>
            <w:r>
              <w:rPr>
                <w:rFonts w:ascii="Times New Roman" w:hAnsi="Times New Roman" w:eastAsia="Times New Roman" w:cs="Times New Roman"/>
                <w:i/>
                <w:color w:val="000000"/>
                <w:sz w:val="24"/>
                <w:u w:val="none"/>
              </w:rPr>
              <w:t xml:space="preserve">; “campesina” </w:t>
            </w:r>
            <w:r>
              <w:rPr>
                <w:rFonts w:ascii="Times New Roman" w:hAnsi="Times New Roman" w:eastAsia="Times New Roman" w:cs="Times New Roman"/>
                <w:i w:val="0"/>
                <w:iCs w:val="0"/>
                <w:color w:val="000000"/>
                <w:sz w:val="24"/>
                <w:u w:val="none"/>
              </w:rPr>
              <w:t xml:space="preserve">(Ficure C5)</w:t>
            </w:r>
            <w:r>
              <w:rPr>
                <w:rFonts w:ascii="Times New Roman" w:hAnsi="Times New Roman" w:eastAsia="Times New Roman" w:cs="Times New Roman"/>
                <w:i/>
                <w:color w:val="000000"/>
                <w:sz w:val="24"/>
                <w:u w:val="none"/>
              </w:rPr>
              <w:t xml:space="preserve"> </w:t>
            </w:r>
            <w:r>
              <w:rPr>
                <w:rFonts w:ascii="Times New Roman" w:hAnsi="Times New Roman" w:eastAsia="Times New Roman" w:cs="Times New Roman"/>
                <w:color w:val="000000"/>
                <w:sz w:val="24"/>
                <w:u w:val="none"/>
              </w:rPr>
              <w:t xml:space="preserve"> that can be considered as a strong command and create a rhythmic structure.</w:t>
            </w:r>
            <w:r/>
          </w:p>
        </w:tc>
      </w:tr>
      <w:tr>
        <w:tblPrEx/>
        <w:trPr>
          <w:trHeight w:val="130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Morphological level: </w:t>
            </w:r>
            <w:r>
              <w:rPr>
                <w:rFonts w:ascii="Times New Roman" w:hAnsi="Times New Roman" w:eastAsia="Times New Roman" w:cs="Times New Roman"/>
                <w:color w:val="000000"/>
                <w:sz w:val="24"/>
                <w:u w:val="none"/>
              </w:rPr>
              <w:t xml:space="preserve">transposition of parts of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white"/>
                <w:u w:val="none"/>
              </w:rPr>
              <w:t xml:space="preserve">Transposition of parts of speech: </w:t>
            </w:r>
            <w:r>
              <w:rPr>
                <w:rFonts w:ascii="Times New Roman" w:hAnsi="Times New Roman" w:eastAsia="Times New Roman" w:cs="Times New Roman"/>
                <w:i/>
                <w:color w:val="000000"/>
                <w:sz w:val="24"/>
                <w:highlight w:val="white"/>
                <w:u w:val="none"/>
              </w:rPr>
              <w:t xml:space="preserve">"evacuación de los pequeños"</w:t>
            </w:r>
            <w:r>
              <w:rPr>
                <w:rFonts w:ascii="Times New Roman" w:hAnsi="Times New Roman" w:eastAsia="Times New Roman" w:cs="Times New Roman"/>
                <w:color w:val="000000"/>
                <w:sz w:val="24"/>
                <w:highlight w:val="white"/>
                <w:u w:val="none"/>
              </w:rPr>
              <w:t xml:space="preserve">, where </w:t>
            </w:r>
            <w:r>
              <w:rPr>
                <w:rFonts w:ascii="Times New Roman" w:hAnsi="Times New Roman" w:eastAsia="Times New Roman" w:cs="Times New Roman"/>
                <w:i/>
                <w:color w:val="000000"/>
                <w:sz w:val="24"/>
                <w:highlight w:val="white"/>
                <w:u w:val="none"/>
              </w:rPr>
              <w:t xml:space="preserve">"pequeños"</w:t>
            </w:r>
            <w:r>
              <w:rPr>
                <w:rFonts w:ascii="Times New Roman" w:hAnsi="Times New Roman" w:eastAsia="Times New Roman" w:cs="Times New Roman"/>
                <w:color w:val="000000"/>
                <w:sz w:val="24"/>
                <w:highlight w:val="white"/>
                <w:u w:val="none"/>
              </w:rPr>
              <w:t xml:space="preserve"> is an adjective used as a noun, softening the harsh reality of danger for children (Figure C3).</w:t>
            </w:r>
            <w:r/>
          </w:p>
        </w:tc>
      </w:tr>
      <w:tr>
        <w:tblPrEx/>
        <w:trPr>
          <w:trHeight w:val="211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Lexical level: </w:t>
            </w:r>
            <w:r>
              <w:rPr>
                <w:rFonts w:ascii="Times New Roman" w:hAnsi="Times New Roman" w:eastAsia="Times New Roman" w:cs="Times New Roman"/>
                <w:color w:val="000000"/>
                <w:sz w:val="24"/>
                <w:u w:val="none"/>
              </w:rPr>
              <w:t xml:space="preserve">metaphor, metonymy, pun, epithet, hyperbole, euphemism, antonomasia, oxymoron, zeugma</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Figures (C2, C3, C4, C5) all employ rhetorical devices to enhance their persuasive impact, although Figure C1 is not discussed. Firstly, there is epithet: </w:t>
            </w:r>
            <w:r>
              <w:rPr>
                <w:rFonts w:ascii="Times New Roman" w:hAnsi="Times New Roman" w:eastAsia="Times New Roman" w:cs="Times New Roman"/>
                <w:i/>
                <w:color w:val="000000"/>
                <w:sz w:val="24"/>
                <w:u w:val="none"/>
              </w:rPr>
              <w:t xml:space="preserve">“nombres sublimes"</w:t>
            </w:r>
            <w:r>
              <w:rPr>
                <w:rFonts w:ascii="Times New Roman" w:hAnsi="Times New Roman" w:eastAsia="Times New Roman" w:cs="Times New Roman"/>
                <w:color w:val="000000"/>
                <w:sz w:val="24"/>
                <w:u w:val="none"/>
              </w:rPr>
              <w:t xml:space="preserve"> that criticizes mothers who justify keeping children in danger with haughty reasons  (Figure C3). Secondly, there is hyperbole: </w:t>
            </w:r>
            <w:r>
              <w:rPr>
                <w:rFonts w:ascii="Times New Roman" w:hAnsi="Times New Roman" w:eastAsia="Times New Roman" w:cs="Times New Roman"/>
                <w:i/>
                <w:color w:val="000000"/>
                <w:sz w:val="24"/>
                <w:u w:val="none"/>
              </w:rPr>
              <w:t xml:space="preserve">"afianzas tus conquistas" </w:t>
            </w:r>
            <w:r>
              <w:rPr>
                <w:rFonts w:ascii="Times New Roman" w:hAnsi="Times New Roman" w:eastAsia="Times New Roman" w:cs="Times New Roman"/>
                <w:i w:val="0"/>
                <w:iCs w:val="0"/>
                <w:color w:val="000000"/>
                <w:sz w:val="24"/>
                <w:u w:val="none"/>
              </w:rPr>
              <w:t xml:space="preserve">(Figure C2)</w:t>
            </w:r>
            <w:r>
              <w:rPr>
                <w:rFonts w:ascii="Times New Roman" w:hAnsi="Times New Roman" w:eastAsia="Times New Roman" w:cs="Times New Roman"/>
                <w:i/>
                <w:color w:val="000000"/>
                <w:sz w:val="24"/>
                <w:u w:val="none"/>
              </w:rPr>
              <w:t xml:space="preserve"> and "no disfracéis...vuestro egoísmo"</w:t>
            </w:r>
            <w:r>
              <w:rPr>
                <w:rFonts w:ascii="Times New Roman" w:hAnsi="Times New Roman" w:eastAsia="Times New Roman" w:cs="Times New Roman"/>
                <w:color w:val="000000"/>
                <w:sz w:val="24"/>
                <w:u w:val="none"/>
              </w:rPr>
              <w:t xml:space="preserve"> that accuses mothers of extreme self-interest (Figure C3). Thirdly, Figure C5 uses metonymy </w:t>
            </w:r>
            <w:r>
              <w:rPr>
                <w:rFonts w:ascii="Times New Roman" w:hAnsi="Times New Roman" w:eastAsia="Times New Roman" w:cs="Times New Roman"/>
                <w:i/>
                <w:color w:val="000000"/>
                <w:sz w:val="24"/>
                <w:u w:val="none"/>
              </w:rPr>
              <w:t xml:space="preserve">"campo"</w:t>
            </w:r>
            <w:r>
              <w:rPr>
                <w:rFonts w:ascii="Times New Roman" w:hAnsi="Times New Roman" w:eastAsia="Times New Roman" w:cs="Times New Roman"/>
                <w:color w:val="000000"/>
                <w:sz w:val="24"/>
                <w:u w:val="none"/>
              </w:rPr>
              <w:t xml:space="preserve"> that stands for agricultural work in general and metaphor "</w:t>
            </w:r>
            <w:r>
              <w:rPr>
                <w:rFonts w:ascii="Times New Roman" w:hAnsi="Times New Roman" w:eastAsia="Times New Roman" w:cs="Times New Roman"/>
                <w:i/>
                <w:color w:val="000000"/>
                <w:sz w:val="24"/>
                <w:u w:val="none"/>
              </w:rPr>
              <w:t xml:space="preserve">fortalece el espíritu", </w:t>
            </w:r>
            <w:r>
              <w:rPr>
                <w:rFonts w:ascii="Times New Roman" w:hAnsi="Times New Roman" w:eastAsia="Times New Roman" w:cs="Times New Roman"/>
                <w:color w:val="000000"/>
                <w:sz w:val="24"/>
                <w:u w:val="none"/>
              </w:rPr>
              <w:t xml:space="preserve">suggesting that the hard work and dedication involved in farming contribute to inner strength and resilience.</w:t>
            </w:r>
            <w:r/>
          </w:p>
        </w:tc>
      </w:tr>
      <w:tr>
        <w:tblPrEx/>
        <w:trPr>
          <w:trHeight w:val="97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Phraseological level: </w:t>
            </w:r>
            <w:r>
              <w:rPr>
                <w:rFonts w:ascii="Times New Roman" w:hAnsi="Times New Roman" w:eastAsia="Times New Roman" w:cs="Times New Roman"/>
                <w:color w:val="000000"/>
                <w:sz w:val="24"/>
                <w:u w:val="none"/>
              </w:rPr>
              <w:t xml:space="preserve">allusion, quotation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 of Figures C1, C2, C4, C5, but Figure C3 has quotation: </w:t>
            </w:r>
            <w:r>
              <w:rPr>
                <w:rFonts w:ascii="Times New Roman" w:hAnsi="Times New Roman" w:eastAsia="Times New Roman" w:cs="Times New Roman"/>
                <w:i/>
                <w:color w:val="000000"/>
                <w:sz w:val="24"/>
                <w:u w:val="none"/>
              </w:rPr>
              <w:t xml:space="preserve">"La Agrupación MUJERES LIBRES os aconseja"</w:t>
            </w:r>
            <w:r>
              <w:rPr>
                <w:rFonts w:ascii="Times New Roman" w:hAnsi="Times New Roman" w:eastAsia="Times New Roman" w:cs="Times New Roman"/>
                <w:color w:val="000000"/>
                <w:sz w:val="24"/>
                <w:u w:val="none"/>
              </w:rPr>
              <w:t xml:space="preserve"> that frames the message as official advice from a feminist group.</w:t>
            </w:r>
            <w:r/>
          </w:p>
        </w:tc>
      </w:tr>
      <w:tr>
        <w:tblPrEx/>
        <w:trPr>
          <w:trHeight w:val="390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Syntactical level: </w:t>
            </w:r>
            <w:r>
              <w:rPr>
                <w:rFonts w:ascii="Times New Roman" w:hAnsi="Times New Roman" w:eastAsia="Times New Roman" w:cs="Times New Roman"/>
                <w:color w:val="000000"/>
                <w:sz w:val="24"/>
                <w:u w:val="none"/>
              </w:rPr>
              <w:t xml:space="preserve">inversion, parallel constructions, chiasmus, repetition, antithesis, litotes, break-in-narrative, question-in-the-narrative, rhetorical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Figures C1, C2, and C4 sh</w:t>
            </w:r>
            <w:r>
              <w:rPr>
                <w:rFonts w:ascii="Times New Roman" w:hAnsi="Times New Roman" w:eastAsia="Times New Roman" w:cs="Times New Roman"/>
                <w:color w:val="000000"/>
                <w:sz w:val="24"/>
                <w:u w:val="none"/>
              </w:rPr>
              <w:t xml:space="preserve">are a reliance on rhetorical devices to persuade their audience, but lack detail on </w:t>
            </w:r>
            <w:r>
              <w:rPr>
                <w:rFonts w:ascii="Times New Roman" w:hAnsi="Times New Roman" w:eastAsia="Times New Roman" w:cs="Times New Roman"/>
                <w:color w:val="000000"/>
                <w:sz w:val="24"/>
                <w:u w:val="none"/>
              </w:rPr>
              <w:t xml:space="preserve">Figure C3 and C5. However, the specific techniques differ. Figure C1 </w:t>
            </w:r>
            <w:r>
              <w:rPr>
                <w:rFonts w:ascii="Times New Roman" w:hAnsi="Times New Roman" w:eastAsia="Times New Roman" w:cs="Times New Roman"/>
                <w:color w:val="000000"/>
                <w:sz w:val="24"/>
                <w:u w:val="none"/>
              </w:rPr>
              <w:t xml:space="preserve">uses inversion </w:t>
            </w:r>
            <w:r>
              <w:rPr>
                <w:rFonts w:ascii="Times New Roman" w:hAnsi="Times New Roman" w:eastAsia="Times New Roman" w:cs="Times New Roman"/>
                <w:i/>
                <w:color w:val="000000"/>
                <w:sz w:val="24"/>
                <w:u w:val="none"/>
              </w:rPr>
              <w:t xml:space="preserve">"por la paz de tus hijos votad"</w:t>
            </w:r>
            <w:r>
              <w:rPr>
                <w:rFonts w:ascii="Times New Roman" w:hAnsi="Times New Roman" w:eastAsia="Times New Roman" w:cs="Times New Roman"/>
                <w:color w:val="000000"/>
                <w:sz w:val="24"/>
                <w:u w:val="none"/>
              </w:rPr>
              <w:t xml:space="preserve"> to emphasize the reason for voting, also employing general rhetorical speech for persuasive effect. </w:t>
            </w:r>
            <w:r>
              <w:rPr>
                <w:rFonts w:ascii="Times New Roman" w:hAnsi="Times New Roman" w:eastAsia="Times New Roman" w:cs="Times New Roman"/>
                <w:color w:val="000000"/>
                <w:sz w:val="24"/>
                <w:u w:val="none"/>
              </w:rPr>
              <w:t xml:space="preserve">Figure C2</w:t>
            </w:r>
            <w:r>
              <w:rPr>
                <w:rFonts w:ascii="Times New Roman" w:hAnsi="Times New Roman" w:eastAsia="Times New Roman" w:cs="Times New Roman"/>
                <w:color w:val="000000"/>
                <w:sz w:val="24"/>
                <w:u w:val="none"/>
              </w:rPr>
              <w:t xml:space="preserve"> employs repetition </w:t>
            </w:r>
            <w:r>
              <w:rPr>
                <w:rFonts w:ascii="Times New Roman" w:hAnsi="Times New Roman" w:eastAsia="Times New Roman" w:cs="Times New Roman"/>
                <w:i/>
                <w:color w:val="000000"/>
                <w:sz w:val="24"/>
                <w:u w:val="none"/>
              </w:rPr>
              <w:t xml:space="preserve">"concentración"</w:t>
            </w:r>
            <w:r>
              <w:rPr>
                <w:rFonts w:ascii="Times New Roman" w:hAnsi="Times New Roman" w:eastAsia="Times New Roman" w:cs="Times New Roman"/>
                <w:color w:val="000000"/>
                <w:sz w:val="24"/>
                <w:u w:val="none"/>
              </w:rPr>
              <w:t xml:space="preserve"> and parallel constructions </w:t>
            </w:r>
            <w:r>
              <w:rPr>
                <w:rFonts w:ascii="Times New Roman" w:hAnsi="Times New Roman" w:eastAsia="Times New Roman" w:cs="Times New Roman"/>
                <w:i/>
                <w:color w:val="000000"/>
                <w:sz w:val="24"/>
                <w:u w:val="none"/>
              </w:rPr>
              <w:t xml:space="preserve">"laboras tu bienestar y afianzas tus conquistas"</w:t>
            </w:r>
            <w:r>
              <w:rPr>
                <w:rFonts w:ascii="Times New Roman" w:hAnsi="Times New Roman" w:eastAsia="Times New Roman" w:cs="Times New Roman"/>
                <w:color w:val="000000"/>
                <w:sz w:val="24"/>
                <w:u w:val="none"/>
              </w:rPr>
              <w:t xml:space="preserve"> to highlight the connection between labor and achievement. Figure C4 also uses parallelism with the phrase </w:t>
            </w:r>
            <w:r>
              <w:rPr>
                <w:rFonts w:ascii="Times New Roman" w:hAnsi="Times New Roman" w:eastAsia="Times New Roman" w:cs="Times New Roman"/>
                <w:i/>
                <w:color w:val="000000"/>
                <w:sz w:val="24"/>
                <w:u w:val="none"/>
              </w:rPr>
              <w:t xml:space="preserve">"ayuda a los…y…suscribiéndote y adquiriendo…”.</w:t>
            </w:r>
            <w:r/>
          </w:p>
        </w:tc>
      </w:tr>
      <w:tr>
        <w:tblPrEx/>
        <w:trPr>
          <w:trHeight w:val="157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Graphical level: </w:t>
            </w:r>
            <w:r>
              <w:rPr>
                <w:rFonts w:ascii="Times New Roman" w:hAnsi="Times New Roman" w:eastAsia="Times New Roman" w:cs="Times New Roman"/>
                <w:color w:val="000000"/>
                <w:sz w:val="24"/>
                <w:u w:val="none"/>
              </w:rPr>
              <w:t xml:space="preserve">punctuation marks, lack of punctuation marks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F</w:t>
            </w:r>
            <w:r>
              <w:rPr>
                <w:rFonts w:ascii="Times New Roman" w:hAnsi="Times New Roman" w:eastAsia="Times New Roman" w:cs="Times New Roman"/>
                <w:color w:val="000000"/>
                <w:sz w:val="24"/>
                <w:u w:val="none"/>
              </w:rPr>
              <w:t xml:space="preserve">igures C2, C3, and C5 all utilize punctuation as exclamation marks and capitalization to create a sense of urgency and impact. The lack of punctuation creates a sense of pressure and immediate action (Figures C1, C4). Also, all of the posters use bold lett</w:t>
            </w:r>
            <w:r>
              <w:rPr>
                <w:rFonts w:ascii="Times New Roman" w:hAnsi="Times New Roman" w:eastAsia="Times New Roman" w:cs="Times New Roman"/>
                <w:color w:val="000000"/>
                <w:sz w:val="24"/>
                <w:u w:val="none"/>
              </w:rPr>
              <w:t xml:space="preserve">ers, demanding attention.</w:t>
            </w:r>
            <w:r/>
            <w:r/>
          </w:p>
        </w:tc>
      </w:tr>
    </w:tbl>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p>
    <w:p>
      <w:pPr>
        <w:ind w:left="0" w:right="0" w:firstLine="0"/>
        <w:spacing w:before="0" w:after="0" w:line="480" w:lineRule="auto"/>
        <w:rPr>
          <w:b/>
          <w:bCs/>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4.2.2. Analysis of the Spanish commercial posters of goods of the 1930s</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b/>
          <w:bCs/>
          <w:color w:val="000000"/>
          <w:sz w:val="24"/>
          <w:u w:val="none"/>
        </w:rPr>
        <w:t xml:space="preserve">(see Figure D)</w:t>
      </w:r>
      <w:r>
        <w:rPr>
          <w:b/>
          <w:bCs/>
        </w:rPr>
      </w:r>
      <w:r>
        <w:rPr>
          <w:b/>
          <w:bCs/>
        </w:rPr>
      </w:r>
    </w:p>
    <w:tbl>
      <w:tblPr>
        <w:tblStyle w:val="73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20"/>
        <w:gridCol w:w="6100"/>
      </w:tblGrid>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Category</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Identified Examples</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Visual elements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267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Representational processes: </w:t>
            </w:r>
            <w:r>
              <w:rPr>
                <w:rFonts w:ascii="Times New Roman" w:hAnsi="Times New Roman" w:eastAsia="Times New Roman" w:cs="Times New Roman"/>
                <w:color w:val="000000"/>
                <w:sz w:val="24"/>
                <w:u w:val="none"/>
              </w:rPr>
              <w:t xml:space="preserve">type of processes depicted (narrative, conceptual), use of actors, goals, and circumstances, how are actions and participants represented</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Figures D1, D2, D3, D4, D5 share the common goal of promoting products or events, employing conceptual processes in their visual representations. The main actors are female figures that are depicted in a stylized manner, they are elegant and visually a</w:t>
            </w:r>
            <w:r>
              <w:rPr>
                <w:rFonts w:ascii="Times New Roman" w:hAnsi="Times New Roman" w:eastAsia="Times New Roman" w:cs="Times New Roman"/>
                <w:color w:val="000000"/>
                <w:sz w:val="24"/>
                <w:u w:val="none"/>
              </w:rPr>
              <w:t xml:space="preserve">ppealing. Their role is the user of the advertised products and the image represents the trustworthy experience of using these products, creating an association between them (Figures D1, D3, D4, D5). For instance, in Figure D1 the main figure, the woman, r</w:t>
            </w:r>
            <w:r>
              <w:rPr>
                <w:rFonts w:ascii="Times New Roman" w:hAnsi="Times New Roman" w:eastAsia="Times New Roman" w:cs="Times New Roman"/>
                <w:color w:val="000000"/>
                <w:sz w:val="24"/>
                <w:u w:val="none"/>
              </w:rPr>
              <w:t xml:space="preserve">epresents elegance and beauty, showing the importance of the soap in her beauty routine and convincing the viewer that it is essential for achieving well-cared skin. The ad also suggests a sophisticated and luxurious lifestyle. Figure D2 demonstrates the w</w:t>
            </w:r>
            <w:r>
              <w:rPr>
                <w:rFonts w:ascii="Times New Roman" w:hAnsi="Times New Roman" w:eastAsia="Times New Roman" w:cs="Times New Roman"/>
                <w:color w:val="000000"/>
                <w:sz w:val="24"/>
                <w:u w:val="none"/>
              </w:rPr>
              <w:t xml:space="preserve">oman in traditional dress, representing the culture of Valencia. The whole picture has an inviting atmosphere for people to attend the Gran Feria de Valencia, emphasizing the celebration of the nation. In Figure D3 the smiling maid in a domestic settin</w:t>
            </w:r>
            <w:r>
              <w:rPr>
                <w:rFonts w:ascii="Times New Roman" w:hAnsi="Times New Roman" w:eastAsia="Times New Roman" w:cs="Times New Roman"/>
                <w:color w:val="000000"/>
                <w:sz w:val="24"/>
                <w:u w:val="none"/>
              </w:rPr>
              <w:t xml:space="preserve">g promotes the idea to the viewer that these products are effective for cleaning the house and is the best option for everyday household chores. Figure D4 showcases the woman hanging laundry and an important component, soap, for doing this, because of its </w:t>
            </w:r>
            <w:r>
              <w:rPr>
                <w:rFonts w:ascii="Times New Roman" w:hAnsi="Times New Roman" w:eastAsia="Times New Roman" w:cs="Times New Roman"/>
                <w:color w:val="000000"/>
                <w:sz w:val="24"/>
                <w:u w:val="none"/>
              </w:rPr>
              <w:t xml:space="preserve">effectiveness, also promoting this idea within the viewers. And finally, Figure D5 shows a modern woman “of dreams”, describing how to use the product and be healthy. </w:t>
            </w:r>
            <w:r/>
          </w:p>
        </w:tc>
      </w:tr>
      <w:tr>
        <w:tblPrEx/>
        <w:trPr>
          <w:trHeight w:val="674"/>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Interactive processes: </w:t>
            </w:r>
            <w:r>
              <w:rPr>
                <w:rFonts w:ascii="Times New Roman" w:hAnsi="Times New Roman" w:eastAsia="Times New Roman" w:cs="Times New Roman"/>
                <w:color w:val="000000"/>
                <w:sz w:val="24"/>
                <w:u w:val="none"/>
              </w:rPr>
              <w:t xml:space="preserve">how the images engage with the viewer (direct address, implied viewers), role of gaze, demand or offer images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w:t>
            </w:r>
            <w:r>
              <w:rPr>
                <w:rFonts w:ascii="Times New Roman" w:hAnsi="Times New Roman" w:eastAsia="Times New Roman" w:cs="Times New Roman"/>
                <w:color w:val="000000"/>
                <w:sz w:val="24"/>
                <w:u w:val="none"/>
              </w:rPr>
              <w:t xml:space="preserve">igures D2, and D5 are remarkably similar, both employing indirect address to engage the viewer, relying on the woman's averted gaze to foster personal interpretation, directly addressing readers through text. The women are represented as intelligent and in</w:t>
            </w:r>
            <w:r>
              <w:rPr>
                <w:rFonts w:ascii="Times New Roman" w:hAnsi="Times New Roman" w:eastAsia="Times New Roman" w:cs="Times New Roman"/>
                <w:color w:val="000000"/>
                <w:sz w:val="24"/>
                <w:u w:val="none"/>
              </w:rPr>
              <w:t xml:space="preserve">dependent, offering a product as a means to achieve the desired beauty and well-being. Conversely, Figures D1, D3 and D4 both directly address the viewer, where Figure D3 invites attendance to the celebration, while Figures D1 and D4 prompts viewers to ima</w:t>
            </w:r>
            <w:r>
              <w:rPr>
                <w:rFonts w:ascii="Times New Roman" w:hAnsi="Times New Roman" w:eastAsia="Times New Roman" w:cs="Times New Roman"/>
                <w:color w:val="000000"/>
                <w:sz w:val="24"/>
                <w:u w:val="none"/>
              </w:rPr>
              <w:t xml:space="preserve">gine the product's usage in their lives. Furthermore, Figures D1, D2, D3, D5 are primarily conceptual, associating cosmetics (Figure D1), cleaning products (Figure D3), cleaning products and events (Figure D2) with beauty, cleanliness, effectiveness, soph</w:t>
            </w:r>
            <w:r>
              <w:rPr>
                <w:rFonts w:ascii="Times New Roman" w:hAnsi="Times New Roman" w:eastAsia="Times New Roman" w:cs="Times New Roman"/>
                <w:color w:val="000000"/>
                <w:sz w:val="24"/>
                <w:u w:val="none"/>
              </w:rPr>
              <w:t xml:space="preserve">istication, and concepts of national pride and victory, whereas Figure D4 utilizes primarily narrative process, showing an action being performed.</w:t>
            </w:r>
            <w:r/>
          </w:p>
        </w:tc>
      </w:tr>
      <w:tr>
        <w:tblPrEx/>
        <w:trPr>
          <w:trHeight w:val="1099"/>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Compositional meaning: </w:t>
            </w:r>
            <w:r>
              <w:rPr>
                <w:rFonts w:ascii="Times New Roman" w:hAnsi="Times New Roman" w:eastAsia="Times New Roman" w:cs="Times New Roman"/>
                <w:color w:val="000000"/>
                <w:sz w:val="24"/>
                <w:u w:val="none"/>
              </w:rPr>
              <w:t xml:space="preserve">placement of elements, use of information value (left/right, top/bottom), balance, framing and its effect on message importance, salience of depicted characters/objects, how they construct the message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posters strategically position key visual elements to draw attention and communicate their messages effectively. For instance, Figures D1, D2 and D5 place the women prominently at the top or upper part of the composition, making them highly salien</w:t>
            </w:r>
            <w:r>
              <w:rPr>
                <w:rFonts w:ascii="Times New Roman" w:hAnsi="Times New Roman" w:eastAsia="Times New Roman" w:cs="Times New Roman"/>
                <w:color w:val="000000"/>
                <w:sz w:val="24"/>
                <w:u w:val="none"/>
              </w:rPr>
              <w:t xml:space="preserve">t </w:t>
            </w:r>
            <w:r>
              <w:rPr>
                <w:rFonts w:ascii="Times New Roman" w:hAnsi="Times New Roman" w:eastAsia="Times New Roman" w:cs="Times New Roman"/>
                <w:color w:val="000000"/>
                <w:sz w:val="24"/>
                <w:u w:val="none"/>
              </w:rPr>
              <w:t xml:space="preserve">due to their size and placement. Similarly, Figures D3 and D4 position their products centrally or at the bottom, ensuring the product remains a crucial point. Additionally, the use of contrast and size enhances the salience of the main subjects across all</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 xml:space="preserve">posters; for example, in Figures D1, D3, D4, D5 the dark tones of the women's portraits and soap packaging contrast with the lighter background, emphasizing both. The posters also employ framing techniques: Figure D4 uses the edges of the advertisement to </w:t>
            </w:r>
            <w:r>
              <w:rPr>
                <w:rFonts w:ascii="Times New Roman" w:hAnsi="Times New Roman" w:eastAsia="Times New Roman" w:cs="Times New Roman"/>
                <w:color w:val="000000"/>
                <w:sz w:val="24"/>
                <w:u w:val="none"/>
              </w:rPr>
              <w:t xml:space="preserve">contain the image, while other posters frame the woman's portrait with text, both focusing viewer attention on the central figures. In terms of message construction, each poster links its visual elements to a specific appeal: Figures D1, D3, D4 and D5 asso</w:t>
            </w:r>
            <w:r>
              <w:rPr>
                <w:rFonts w:ascii="Times New Roman" w:hAnsi="Times New Roman" w:eastAsia="Times New Roman" w:cs="Times New Roman"/>
                <w:color w:val="000000"/>
                <w:sz w:val="24"/>
                <w:u w:val="none"/>
              </w:rPr>
              <w:t xml:space="preserve">ciate beauty, elegance, and domestic satisfaction with the products, creating an aspirational message. Figure D2 emphasizes cultural pride and reliability, showcasing figures or symbols that evoke trust and community. The placement of textual information, </w:t>
            </w:r>
            <w:r>
              <w:rPr>
                <w:rFonts w:ascii="Times New Roman" w:hAnsi="Times New Roman" w:eastAsia="Times New Roman" w:cs="Times New Roman"/>
                <w:color w:val="000000"/>
                <w:sz w:val="24"/>
                <w:u w:val="none"/>
              </w:rPr>
              <w:t xml:space="preserve">such as product names, benefits, or event details, is deliberate in all posters, often positioned to balance the visual elements and guide the viewer’s reading flow.</w:t>
            </w:r>
            <w:r/>
          </w:p>
        </w:tc>
      </w:tr>
      <w:tr>
        <w:tblPrEx/>
        <w:trPr>
          <w:trHeight w:val="165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Modality: </w:t>
            </w:r>
            <w:r>
              <w:rPr>
                <w:rFonts w:ascii="Times New Roman" w:hAnsi="Times New Roman" w:eastAsia="Times New Roman" w:cs="Times New Roman"/>
                <w:color w:val="000000"/>
                <w:sz w:val="24"/>
                <w:u w:val="none"/>
              </w:rPr>
              <w:t xml:space="preserve">how realistic, credible or authentic the visual image is, color saturation, sharpness of lines, depth of field, and their effects on meaning creation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 common feature across all posters is the use of stylization rather than strict realism. They emphasize stylized imagery that evoke specific historical aesthetics. </w:t>
            </w:r>
            <w:r>
              <w:rPr>
                <w:rFonts w:ascii="Times New Roman" w:hAnsi="Times New Roman" w:eastAsia="Times New Roman" w:cs="Times New Roman"/>
                <w:color w:val="000000"/>
                <w:sz w:val="24"/>
                <w:u w:val="none"/>
              </w:rPr>
              <w:t xml:space="preserve">Another shared aspect is the use of sharp, well-defined lines. Figures D1, D2, D3, D4, and D5 all describe lines that are clear and precise, contributing to visual clarity and emphasis on text or figures. Additionally, most posters limit depth of field, ke</w:t>
            </w:r>
            <w:r>
              <w:rPr>
                <w:rFonts w:ascii="Times New Roman" w:hAnsi="Times New Roman" w:eastAsia="Times New Roman" w:cs="Times New Roman"/>
                <w:color w:val="000000"/>
                <w:sz w:val="24"/>
                <w:u w:val="none"/>
              </w:rPr>
              <w:t xml:space="preserve">eping focus on key elements such as figures or products. Color saturation varies but generally leans toward monochrome, especially in Figures D1, D3, D4, and D5, which use black-and-white tones to reinforce vintage authenticity. Figure D2, however, em</w:t>
            </w:r>
            <w:r>
              <w:rPr>
                <w:rFonts w:ascii="Times New Roman" w:hAnsi="Times New Roman" w:eastAsia="Times New Roman" w:cs="Times New Roman"/>
                <w:color w:val="000000"/>
                <w:sz w:val="24"/>
                <w:u w:val="none"/>
              </w:rPr>
              <w:t xml:space="preserve">ploys high color saturation, enhancing visual impact and aligning with its specific aesthetic of that era.</w:t>
            </w:r>
            <w:r/>
          </w:p>
        </w:tc>
      </w:tr>
      <w:tr>
        <w:tblPrEx/>
        <w:trPr>
          <w:trHeight w:val="156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Color: </w:t>
            </w:r>
            <w:r>
              <w:rPr>
                <w:rFonts w:ascii="Times New Roman" w:hAnsi="Times New Roman" w:eastAsia="Times New Roman" w:cs="Times New Roman"/>
                <w:color w:val="000000"/>
                <w:sz w:val="24"/>
                <w:u w:val="none"/>
              </w:rPr>
              <w:t xml:space="preserve">dominant colors, use of color symbolism, role of color in the construction of meaning and the relation to the visual narrative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Figures D1, D3, D4, and D5 prominently feature black and white as dominant colors, creating a sense of timelessness, elegance, and nostalgia. Figure D1 uses black and white with variations of brown to evoke vintage charm and elegance, effectively appeali</w:t>
            </w:r>
            <w:r>
              <w:rPr>
                <w:rFonts w:ascii="Times New Roman" w:hAnsi="Times New Roman" w:eastAsia="Times New Roman" w:cs="Times New Roman"/>
                <w:color w:val="000000"/>
                <w:sz w:val="24"/>
                <w:u w:val="none"/>
              </w:rPr>
              <w:t xml:space="preserve">ng to an audience seeking nostalgia and sophistication. In addition, the limited color palette in these posters enhances visual contrast and clarity, making their messages more impactful. Conversely, Figure D2 employs a vibrant and diverse color palette, i</w:t>
            </w:r>
            <w:r>
              <w:rPr>
                <w:rFonts w:ascii="Times New Roman" w:hAnsi="Times New Roman" w:eastAsia="Times New Roman" w:cs="Times New Roman"/>
                <w:color w:val="000000"/>
                <w:sz w:val="24"/>
                <w:u w:val="none"/>
              </w:rPr>
              <w:t xml:space="preserve">ncluding blues, yellows, reds, greens, and browns, to convey energy, celebration, and cultural pride. This colorful approach generates feelings of liveliness and enthusiasm, which contrasts sharply with muted tones of the other posters.</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Expressive means &amp; Stylistic devices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Phonetic level:</w:t>
            </w:r>
            <w:r>
              <w:rPr>
                <w:rFonts w:ascii="Times New Roman" w:hAnsi="Times New Roman" w:eastAsia="Times New Roman" w:cs="Times New Roman"/>
                <w:color w:val="000000"/>
                <w:sz w:val="24"/>
                <w:u w:val="none"/>
              </w:rPr>
              <w:t xml:space="preserve"> euphony, onomatopoeia, alliteration, rhyme, rhythm</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Figure D2 employs rhythm in the listing structure:</w:t>
            </w:r>
            <w:r>
              <w:rPr>
                <w:rFonts w:ascii="Times New Roman" w:hAnsi="Times New Roman" w:eastAsia="Times New Roman" w:cs="Times New Roman"/>
                <w:i/>
                <w:color w:val="000000"/>
                <w:sz w:val="24"/>
                <w:u w:val="none"/>
              </w:rPr>
              <w:t xml:space="preserve">"gran retreta...bailes...fuegos…corridas..." </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Morphological level: </w:t>
            </w:r>
            <w:r>
              <w:rPr>
                <w:rFonts w:ascii="Times New Roman" w:hAnsi="Times New Roman" w:eastAsia="Times New Roman" w:cs="Times New Roman"/>
                <w:color w:val="000000"/>
                <w:sz w:val="24"/>
                <w:u w:val="none"/>
              </w:rPr>
              <w:t xml:space="preserve">transposition of parts of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tc>
      </w:tr>
      <w:tr>
        <w:tblPrEx/>
        <w:trPr>
          <w:trHeight w:val="29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Lexical level: </w:t>
            </w:r>
            <w:r>
              <w:rPr>
                <w:rFonts w:ascii="Times New Roman" w:hAnsi="Times New Roman" w:eastAsia="Times New Roman" w:cs="Times New Roman"/>
                <w:color w:val="000000"/>
                <w:sz w:val="24"/>
                <w:u w:val="none"/>
              </w:rPr>
              <w:t xml:space="preserve">metaphor, metonymy, pun, epithet, hyperbole, euphemism, antonomasia, oxymoron, zeugma</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Mostly all of the posters utilize hyperbole to emphasize their messages and create a sense of superiority (Figures D2, D3, D5), whereas Figure D4 lacks expressive stylistic devices. For example, Figure D2 uses phrases like "</w:t>
            </w:r>
            <w:r>
              <w:rPr>
                <w:rFonts w:ascii="Times New Roman" w:hAnsi="Times New Roman" w:eastAsia="Times New Roman" w:cs="Times New Roman"/>
                <w:i/>
                <w:color w:val="000000"/>
                <w:sz w:val="24"/>
                <w:u w:val="none"/>
              </w:rPr>
              <w:t xml:space="preserve">glorioso alzamiento nacional</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"gran batalla de flores"</w:t>
            </w:r>
            <w:r>
              <w:rPr>
                <w:rFonts w:ascii="Times New Roman" w:hAnsi="Times New Roman" w:eastAsia="Times New Roman" w:cs="Times New Roman"/>
                <w:color w:val="000000"/>
                <w:sz w:val="24"/>
                <w:u w:val="none"/>
              </w:rPr>
              <w:t xml:space="preserve"> to show the importance of the events depicted. Similarly, Figure D3 states </w:t>
            </w:r>
            <w:r>
              <w:rPr>
                <w:rFonts w:ascii="Times New Roman" w:hAnsi="Times New Roman" w:eastAsia="Times New Roman" w:cs="Times New Roman"/>
                <w:i/>
                <w:color w:val="000000"/>
                <w:sz w:val="24"/>
                <w:u w:val="none"/>
              </w:rPr>
              <w:t xml:space="preserve">"fama mundial"</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"insuperable", </w:t>
            </w:r>
            <w:r>
              <w:rPr>
                <w:rFonts w:ascii="Times New Roman" w:hAnsi="Times New Roman" w:eastAsia="Times New Roman" w:cs="Times New Roman"/>
                <w:color w:val="000000"/>
                <w:sz w:val="24"/>
                <w:u w:val="none"/>
              </w:rPr>
              <w:t xml:space="preserve">and “</w:t>
            </w:r>
            <w:r>
              <w:rPr>
                <w:rFonts w:ascii="Times New Roman" w:hAnsi="Times New Roman" w:eastAsia="Times New Roman" w:cs="Times New Roman"/>
                <w:i/>
                <w:color w:val="000000"/>
                <w:sz w:val="24"/>
                <w:u w:val="none"/>
              </w:rPr>
              <w:t xml:space="preserve">cada pan o tarro”,</w:t>
            </w:r>
            <w:r>
              <w:rPr>
                <w:rFonts w:ascii="Times New Roman" w:hAnsi="Times New Roman" w:eastAsia="Times New Roman" w:cs="Times New Roman"/>
                <w:color w:val="000000"/>
                <w:sz w:val="24"/>
                <w:u w:val="none"/>
              </w:rPr>
              <w:t xml:space="preserve"> emphasizing the product's high quality, and Figure D5 claims the product makes women </w:t>
            </w:r>
            <w:r>
              <w:rPr>
                <w:rFonts w:ascii="Times New Roman" w:hAnsi="Times New Roman" w:eastAsia="Times New Roman" w:cs="Times New Roman"/>
                <w:i/>
                <w:color w:val="000000"/>
                <w:sz w:val="24"/>
                <w:u w:val="none"/>
              </w:rPr>
              <w:t xml:space="preserve">"más inteligente que la mujer de otros tiempos",</w:t>
            </w:r>
            <w:r>
              <w:rPr>
                <w:rFonts w:ascii="Times New Roman" w:hAnsi="Times New Roman" w:eastAsia="Times New Roman" w:cs="Times New Roman"/>
                <w:color w:val="000000"/>
                <w:sz w:val="24"/>
                <w:u w:val="none"/>
              </w:rPr>
              <w:t xml:space="preserve"> all intending to persuade through exaggeration. Epithets are also common across the posters, used to elevate the status of products or ideals. Figure D1 describes the oils as </w:t>
            </w:r>
            <w:r>
              <w:rPr>
                <w:rFonts w:ascii="Times New Roman" w:hAnsi="Times New Roman" w:eastAsia="Times New Roman" w:cs="Times New Roman"/>
                <w:i/>
                <w:color w:val="000000"/>
                <w:sz w:val="24"/>
                <w:u w:val="none"/>
              </w:rPr>
              <w:t xml:space="preserve">"finos aceites"</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"intenso perfume"</w:t>
            </w:r>
            <w:r>
              <w:rPr>
                <w:rFonts w:ascii="Times New Roman" w:hAnsi="Times New Roman" w:eastAsia="Times New Roman" w:cs="Times New Roman"/>
                <w:color w:val="000000"/>
                <w:sz w:val="24"/>
                <w:u w:val="none"/>
              </w:rPr>
              <w:t xml:space="preserve">, highlighting their prestige. Figure D3 names the product as </w:t>
            </w:r>
            <w:r>
              <w:rPr>
                <w:rFonts w:ascii="Times New Roman" w:hAnsi="Times New Roman" w:eastAsia="Times New Roman" w:cs="Times New Roman"/>
                <w:i/>
                <w:color w:val="000000"/>
                <w:sz w:val="24"/>
                <w:u w:val="none"/>
              </w:rPr>
              <w:t xml:space="preserve">"acreditado pulido",</w:t>
            </w:r>
            <w:r>
              <w:rPr>
                <w:rFonts w:ascii="Times New Roman" w:hAnsi="Times New Roman" w:eastAsia="Times New Roman" w:cs="Times New Roman"/>
                <w:color w:val="000000"/>
                <w:sz w:val="24"/>
                <w:u w:val="none"/>
              </w:rPr>
              <w:t xml:space="preserve"> giving it a professional and trustworthy connotation. Figure D5 uses epithets like </w:t>
            </w:r>
            <w:r>
              <w:rPr>
                <w:rFonts w:ascii="Times New Roman" w:hAnsi="Times New Roman" w:eastAsia="Times New Roman" w:cs="Times New Roman"/>
                <w:i/>
                <w:color w:val="000000"/>
                <w:sz w:val="24"/>
                <w:u w:val="none"/>
              </w:rPr>
              <w:t xml:space="preserve">"moderna", "armonioso", "fascinante",</w:t>
            </w:r>
            <w:r>
              <w:rPr>
                <w:rFonts w:ascii="Times New Roman" w:hAnsi="Times New Roman" w:eastAsia="Times New Roman" w:cs="Times New Roman"/>
                <w:color w:val="000000"/>
                <w:sz w:val="24"/>
                <w:u w:val="none"/>
              </w:rPr>
              <w:t xml:space="preserve"> highlighting the idealized qualities of the woman. Metonymy and personification appear in Figure D1: "</w:t>
            </w:r>
            <w:r>
              <w:rPr>
                <w:rFonts w:ascii="Times New Roman" w:hAnsi="Times New Roman" w:eastAsia="Times New Roman" w:cs="Times New Roman"/>
                <w:i/>
                <w:color w:val="000000"/>
                <w:sz w:val="24"/>
                <w:u w:val="none"/>
              </w:rPr>
              <w:t xml:space="preserve">aceites de España" </w:t>
            </w:r>
            <w:r>
              <w:rPr>
                <w:rFonts w:ascii="Times New Roman" w:hAnsi="Times New Roman" w:eastAsia="Times New Roman" w:cs="Times New Roman"/>
                <w:color w:val="000000"/>
                <w:sz w:val="24"/>
                <w:u w:val="none"/>
              </w:rPr>
              <w:t xml:space="preserve">substitutes Spanish origin to imply quality and tradition and personification that claims the soap is "</w:t>
            </w:r>
            <w:r>
              <w:rPr>
                <w:rFonts w:ascii="Times New Roman" w:hAnsi="Times New Roman" w:eastAsia="Times New Roman" w:cs="Times New Roman"/>
                <w:i/>
                <w:color w:val="000000"/>
                <w:sz w:val="24"/>
                <w:u w:val="none"/>
              </w:rPr>
              <w:t xml:space="preserve">el jabón que embellece y protege"</w:t>
            </w:r>
            <w:r>
              <w:rPr>
                <w:rFonts w:ascii="Times New Roman" w:hAnsi="Times New Roman" w:eastAsia="Times New Roman" w:cs="Times New Roman"/>
                <w:color w:val="000000"/>
                <w:sz w:val="24"/>
                <w:u w:val="none"/>
              </w:rPr>
              <w:t xml:space="preserve">, exaggerating its benefits. Metaphors are prominent in Figure D5: </w:t>
            </w:r>
            <w:r>
              <w:rPr>
                <w:rFonts w:ascii="Times New Roman" w:hAnsi="Times New Roman" w:eastAsia="Times New Roman" w:cs="Times New Roman"/>
                <w:i/>
                <w:color w:val="000000"/>
                <w:sz w:val="24"/>
                <w:u w:val="none"/>
              </w:rPr>
              <w:t xml:space="preserve">"moderna mujer de ensueño"</w:t>
            </w:r>
            <w:r>
              <w:rPr>
                <w:rFonts w:ascii="Times New Roman" w:hAnsi="Times New Roman" w:eastAsia="Times New Roman" w:cs="Times New Roman"/>
                <w:color w:val="000000"/>
                <w:sz w:val="24"/>
                <w:u w:val="none"/>
              </w:rPr>
              <w:t xml:space="preserve"> is a metaphor for an idealized woman embodying modernity, beauty, and intelligence. Also, there is euphemism </w:t>
            </w:r>
            <w:r>
              <w:rPr>
                <w:rFonts w:ascii="Times New Roman" w:hAnsi="Times New Roman" w:eastAsia="Times New Roman" w:cs="Times New Roman"/>
                <w:i/>
                <w:color w:val="000000"/>
                <w:sz w:val="24"/>
                <w:u w:val="none"/>
              </w:rPr>
              <w:t xml:space="preserve">"alzamiento nacional"</w:t>
            </w:r>
            <w:r>
              <w:rPr>
                <w:rFonts w:ascii="Times New Roman" w:hAnsi="Times New Roman" w:eastAsia="Times New Roman" w:cs="Times New Roman"/>
                <w:color w:val="000000"/>
                <w:sz w:val="24"/>
                <w:u w:val="none"/>
              </w:rPr>
              <w:t xml:space="preserve"> for military revolution (Figure D2) and oxymoron </w:t>
            </w:r>
            <w:r>
              <w:rPr>
                <w:rFonts w:ascii="Times New Roman" w:hAnsi="Times New Roman" w:eastAsia="Times New Roman" w:cs="Times New Roman"/>
                <w:i/>
                <w:color w:val="000000"/>
                <w:sz w:val="24"/>
                <w:u w:val="none"/>
              </w:rPr>
              <w:t xml:space="preserve">"batalla de flores"</w:t>
            </w:r>
            <w:r>
              <w:rPr>
                <w:rFonts w:ascii="Times New Roman" w:hAnsi="Times New Roman" w:eastAsia="Times New Roman" w:cs="Times New Roman"/>
                <w:color w:val="000000"/>
                <w:sz w:val="24"/>
                <w:u w:val="none"/>
              </w:rPr>
              <w:t xml:space="preserve"> that showcases the conflict of beauty and violence (Figure D2).</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Phraseological level: </w:t>
            </w:r>
            <w:r>
              <w:rPr>
                <w:rFonts w:ascii="Times New Roman" w:hAnsi="Times New Roman" w:eastAsia="Times New Roman" w:cs="Times New Roman"/>
                <w:color w:val="000000"/>
                <w:sz w:val="24"/>
                <w:u w:val="none"/>
              </w:rPr>
              <w:t xml:space="preserve">allusion, quotation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Only Figure D1 has allusion </w:t>
            </w:r>
            <w:r>
              <w:rPr>
                <w:rFonts w:ascii="Times New Roman" w:hAnsi="Times New Roman" w:eastAsia="Times New Roman" w:cs="Times New Roman"/>
                <w:i/>
                <w:color w:val="000000"/>
                <w:sz w:val="24"/>
                <w:u w:val="none"/>
              </w:rPr>
              <w:t xml:space="preserve">"Heno de Pravia"</w:t>
            </w:r>
            <w:r>
              <w:rPr>
                <w:rFonts w:ascii="Times New Roman" w:hAnsi="Times New Roman" w:eastAsia="Times New Roman" w:cs="Times New Roman"/>
                <w:color w:val="000000"/>
                <w:sz w:val="24"/>
                <w:u w:val="none"/>
              </w:rPr>
              <w:t xml:space="preserve"> that reminds Pravia (Asturias), suggesting artisanal heritage.</w:t>
            </w:r>
            <w:r/>
          </w:p>
        </w:tc>
      </w:tr>
      <w:tr>
        <w:tblPrEx/>
        <w:trPr>
          <w:trHeight w:val="189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Syntactical level: </w:t>
            </w:r>
            <w:r>
              <w:rPr>
                <w:rFonts w:ascii="Times New Roman" w:hAnsi="Times New Roman" w:eastAsia="Times New Roman" w:cs="Times New Roman"/>
                <w:color w:val="000000"/>
                <w:sz w:val="24"/>
                <w:u w:val="none"/>
              </w:rPr>
              <w:t xml:space="preserve">inversion, parallel constructions, chiasmus, repetition, antithesis, litotes, break-in-narrative, question-in-the-narrative, rhetorical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Many posters utilize parallelism to create rhythm and reinforce key messages. For example, Figure D1 demonstrates benefits in balanced clauses: "</w:t>
            </w:r>
            <w:r>
              <w:rPr>
                <w:rFonts w:ascii="Times New Roman" w:hAnsi="Times New Roman" w:eastAsia="Times New Roman" w:cs="Times New Roman"/>
                <w:i/>
                <w:color w:val="000000"/>
                <w:sz w:val="24"/>
                <w:u w:val="none"/>
              </w:rPr>
              <w:t xml:space="preserve">que embellece y protege"</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"de finos aceites... e intenso perfume"</w:t>
            </w:r>
            <w:r>
              <w:rPr>
                <w:rFonts w:ascii="Times New Roman" w:hAnsi="Times New Roman" w:eastAsia="Times New Roman" w:cs="Times New Roman"/>
                <w:color w:val="000000"/>
                <w:sz w:val="24"/>
                <w:u w:val="none"/>
              </w:rPr>
              <w:t xml:space="preserve">, Figure D2 employs a repeated structure </w:t>
            </w:r>
            <w:r>
              <w:rPr>
                <w:rFonts w:ascii="Times New Roman" w:hAnsi="Times New Roman" w:eastAsia="Times New Roman" w:cs="Times New Roman"/>
                <w:i/>
                <w:color w:val="000000"/>
                <w:sz w:val="24"/>
                <w:u w:val="none"/>
              </w:rPr>
              <w:t xml:space="preserve">"gran retreta…gran cabalgata…gran batalla...",</w:t>
            </w:r>
            <w:r>
              <w:rPr>
                <w:rFonts w:ascii="Times New Roman" w:hAnsi="Times New Roman" w:eastAsia="Times New Roman" w:cs="Times New Roman"/>
                <w:color w:val="000000"/>
                <w:sz w:val="24"/>
                <w:u w:val="none"/>
              </w:rPr>
              <w:t xml:space="preserve"> effectively emphasizing the greatness of each event. Similarly, Figure D3 features a triple action with parallel structure </w:t>
            </w:r>
            <w:r>
              <w:rPr>
                <w:rFonts w:ascii="Times New Roman" w:hAnsi="Times New Roman" w:eastAsia="Times New Roman" w:cs="Times New Roman"/>
                <w:i/>
                <w:color w:val="000000"/>
                <w:sz w:val="24"/>
                <w:u w:val="none"/>
              </w:rPr>
              <w:t xml:space="preserve">"limpiar, pulir y conservar"</w:t>
            </w:r>
            <w:r>
              <w:rPr>
                <w:rFonts w:ascii="Times New Roman" w:hAnsi="Times New Roman" w:eastAsia="Times New Roman" w:cs="Times New Roman"/>
                <w:color w:val="000000"/>
                <w:sz w:val="24"/>
                <w:u w:val="none"/>
              </w:rPr>
              <w:t xml:space="preserve">, alongside a list of items </w:t>
            </w:r>
            <w:r>
              <w:rPr>
                <w:rFonts w:ascii="Times New Roman" w:hAnsi="Times New Roman" w:eastAsia="Times New Roman" w:cs="Times New Roman"/>
                <w:i/>
                <w:color w:val="000000"/>
                <w:sz w:val="24"/>
                <w:u w:val="none"/>
              </w:rPr>
              <w:t xml:space="preserve">"cubiertos, porcelanas, mosaicos..."</w:t>
            </w:r>
            <w:r>
              <w:rPr>
                <w:rFonts w:ascii="Times New Roman" w:hAnsi="Times New Roman" w:eastAsia="Times New Roman" w:cs="Times New Roman"/>
                <w:color w:val="000000"/>
                <w:sz w:val="24"/>
                <w:u w:val="none"/>
              </w:rPr>
              <w:t xml:space="preserve"> that highlight the product's versatility. Figure D5 uses parallel constructions </w:t>
            </w:r>
            <w:r>
              <w:rPr>
                <w:rFonts w:ascii="Times New Roman" w:hAnsi="Times New Roman" w:eastAsia="Times New Roman" w:cs="Times New Roman"/>
                <w:i/>
                <w:color w:val="000000"/>
                <w:sz w:val="24"/>
                <w:u w:val="none"/>
              </w:rPr>
              <w:t xml:space="preserve">"es suave, agradable y eficaz"</w:t>
            </w:r>
            <w:r>
              <w:rPr>
                <w:rFonts w:ascii="Times New Roman" w:hAnsi="Times New Roman" w:eastAsia="Times New Roman" w:cs="Times New Roman"/>
                <w:color w:val="000000"/>
                <w:sz w:val="24"/>
                <w:u w:val="none"/>
              </w:rPr>
              <w:t xml:space="preserve"> to list qualities, creating a balanced and positive portrayal of the product.  Inversion appears in Figures D1 and D4: Figure D1 employs unusual syntax: "</w:t>
            </w:r>
            <w:r>
              <w:rPr>
                <w:rFonts w:ascii="Times New Roman" w:hAnsi="Times New Roman" w:eastAsia="Times New Roman" w:cs="Times New Roman"/>
                <w:i/>
                <w:color w:val="000000"/>
                <w:sz w:val="24"/>
                <w:u w:val="none"/>
              </w:rPr>
              <w:t xml:space="preserve">bajo el encaje..., una tez... luce más"</w:t>
            </w:r>
            <w:r>
              <w:rPr>
                <w:rFonts w:ascii="Times New Roman" w:hAnsi="Times New Roman" w:eastAsia="Times New Roman" w:cs="Times New Roman"/>
                <w:color w:val="000000"/>
                <w:sz w:val="24"/>
                <w:u w:val="none"/>
              </w:rPr>
              <w:t xml:space="preserve">, while Figure D4 uses inversion </w:t>
            </w:r>
            <w:r>
              <w:rPr>
                <w:rFonts w:ascii="Times New Roman" w:hAnsi="Times New Roman" w:eastAsia="Times New Roman" w:cs="Times New Roman"/>
                <w:i/>
                <w:color w:val="000000"/>
                <w:sz w:val="24"/>
                <w:u w:val="none"/>
              </w:rPr>
              <w:t xml:space="preserve">"cada lunes mete usted en la artesa"</w:t>
            </w:r>
            <w:r>
              <w:rPr>
                <w:rFonts w:ascii="Times New Roman" w:hAnsi="Times New Roman" w:eastAsia="Times New Roman" w:cs="Times New Roman"/>
                <w:color w:val="000000"/>
                <w:sz w:val="24"/>
                <w:u w:val="none"/>
              </w:rPr>
              <w:t xml:space="preserve"> to emphasize the routine of the action.</w:t>
            </w:r>
            <w:r/>
          </w:p>
        </w:tc>
      </w:tr>
      <w:tr>
        <w:tblPrEx/>
        <w:trPr>
          <w:trHeight w:val="1524"/>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Graphical level: </w:t>
            </w:r>
            <w:r>
              <w:rPr>
                <w:rFonts w:ascii="Times New Roman" w:hAnsi="Times New Roman" w:eastAsia="Times New Roman" w:cs="Times New Roman"/>
                <w:color w:val="000000"/>
                <w:sz w:val="24"/>
                <w:u w:val="none"/>
              </w:rPr>
              <w:t xml:space="preserve">punctuation marks, lack of punctuation marks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posters employ capitalization strategically to emphasize key elements. For instance, Figures D1, D3, D4 highlight with capitalization the visual dominance and prominence of the brand name and its product. Similarly, Figure D2 uses large, capitalized wo</w:t>
            </w:r>
            <w:r>
              <w:rPr>
                <w:rFonts w:ascii="Times New Roman" w:hAnsi="Times New Roman" w:eastAsia="Times New Roman" w:cs="Times New Roman"/>
                <w:color w:val="000000"/>
                <w:sz w:val="24"/>
                <w:u w:val="none"/>
              </w:rPr>
              <w:t xml:space="preserve">rds to draw attention to the importance of the event, and Figure D5 uses varying font sizes and bold fonts to capture attention, aligning with the overall goal of standout presentation across posters. Regarding punctuation, Figures D1, D3, D4 and D5 incorp</w:t>
            </w:r>
            <w:r>
              <w:rPr>
                <w:rFonts w:ascii="Times New Roman" w:hAnsi="Times New Roman" w:eastAsia="Times New Roman" w:cs="Times New Roman"/>
                <w:color w:val="000000"/>
                <w:sz w:val="24"/>
                <w:u w:val="none"/>
              </w:rPr>
              <w:t xml:space="preserve">orate punctuation marks to guide reading and segment ideas. Figure D1 uses semicolons and commas to slow reading for emphasis </w:t>
            </w:r>
            <w:r>
              <w:rPr>
                <w:rFonts w:ascii="Times New Roman" w:hAnsi="Times New Roman" w:eastAsia="Times New Roman" w:cs="Times New Roman"/>
                <w:i/>
                <w:color w:val="000000"/>
                <w:sz w:val="24"/>
                <w:u w:val="none"/>
              </w:rPr>
              <w:t xml:space="preserve">"...protege; el jabón de..."</w:t>
            </w:r>
            <w:r>
              <w:rPr>
                <w:rFonts w:ascii="Times New Roman" w:hAnsi="Times New Roman" w:eastAsia="Times New Roman" w:cs="Times New Roman"/>
                <w:color w:val="000000"/>
                <w:sz w:val="24"/>
                <w:u w:val="none"/>
              </w:rPr>
              <w:t xml:space="preserve">, while other posters employ proper punctuation as commas and hyphens to structure ideas clearly. All of the posters present the headings without punctuation for emphasis. Figure D3’s use of "etc." suggests an ongoing, endless list of uses, adding to the p</w:t>
            </w:r>
            <w:r>
              <w:rPr>
                <w:rFonts w:ascii="Times New Roman" w:hAnsi="Times New Roman" w:eastAsia="Times New Roman" w:cs="Times New Roman"/>
                <w:color w:val="000000"/>
                <w:sz w:val="24"/>
                <w:u w:val="none"/>
              </w:rPr>
              <w:t xml:space="preserve">ersuasive tone. Figure D2 relies less on punctuation and more on visual elements like pictures, font sizes and boldness to attract attention.</w:t>
            </w:r>
            <w:r/>
          </w:p>
        </w:tc>
      </w:tr>
    </w:tbl>
    <w:p>
      <w:pPr>
        <w:ind w:left="0" w:right="0" w:firstLine="0"/>
        <w:spacing w:before="0" w:after="0" w:line="480" w:lineRule="auto"/>
        <w:rPr>
          <w:b/>
          <w:bCs/>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rPr>
          <w:b/>
          <w:bCs/>
        </w:rPr>
      </w:r>
      <w:r>
        <w:rPr>
          <w:b/>
          <w:bCs/>
        </w:rPr>
      </w:r>
    </w:p>
    <w:p>
      <w:pPr>
        <w:ind w:left="0" w:right="0" w:firstLine="0"/>
        <w:jc w:val="both"/>
        <w:spacing w:before="0" w:after="0" w:line="480" w:lineRule="auto"/>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u w:val="none"/>
        </w:rPr>
        <w:t xml:space="preserve">4.3. Analysis of the Russian posters of the 2020s</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right="0" w:firstLine="0"/>
        <w:jc w:val="both"/>
        <w:spacing w:before="0" w:after="0" w:line="480" w:lineRule="auto"/>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highlight w:val="none"/>
          <w:u w:val="none"/>
        </w:rPr>
        <w:t xml:space="preserve">4.3.1. Analysis of the Russian social and motivational ads of the 2020s</w:t>
      </w:r>
      <w:r>
        <w:rPr>
          <w:rFonts w:ascii="Times New Roman" w:hAnsi="Times New Roman" w:eastAsia="Times New Roman" w:cs="Times New Roman"/>
          <w:b/>
          <w:bCs/>
          <w:color w:val="000000"/>
          <w:sz w:val="24"/>
          <w:highlight w:val="none"/>
          <w:u w:val="none"/>
        </w:rPr>
        <w:t xml:space="preserve"> (see Figure E)</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tbl>
      <w:tblPr>
        <w:tblStyle w:val="73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20"/>
        <w:gridCol w:w="6100"/>
      </w:tblGrid>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Category</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Identified Examples</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Visual elements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29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Representational processes: </w:t>
            </w:r>
            <w:r>
              <w:rPr>
                <w:rFonts w:ascii="Times New Roman" w:hAnsi="Times New Roman" w:eastAsia="Times New Roman" w:cs="Times New Roman"/>
                <w:color w:val="000000"/>
                <w:sz w:val="24"/>
                <w:u w:val="none"/>
              </w:rPr>
              <w:t xml:space="preserve">type of processes depicted (narrative, conceptual), use of actors, goals, and circumstances, how are actions and participants represented</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four Figures (E1, E2, E3, E4) share the similarity of employing a conceptual type of process. Rather than depicting a literal narrative, they aim to convey abstract ideas and emotions.  All posters are designed to evoke certain behaviors and thoughts,</w:t>
            </w:r>
            <w:r>
              <w:rPr>
                <w:rFonts w:ascii="Times New Roman" w:hAnsi="Times New Roman" w:eastAsia="Times New Roman" w:cs="Times New Roman"/>
                <w:color w:val="000000"/>
                <w:sz w:val="24"/>
                <w:u w:val="none"/>
              </w:rPr>
              <w:t xml:space="preserve"> such as a positive vie</w:t>
            </w:r>
            <w:r>
              <w:rPr>
                <w:rFonts w:ascii="Times New Roman" w:hAnsi="Times New Roman" w:eastAsia="Times New Roman" w:cs="Times New Roman"/>
                <w:color w:val="000000"/>
                <w:sz w:val="24"/>
                <w:u w:val="none"/>
              </w:rPr>
              <w:t xml:space="preserve">w of pregnancy (Figure E1), the importance of self-discipline (Figure E2), prioritizing personal health (Figure E3), and aversion to addictions (Figure E4). As for female representation, Figure E1 employs a central figure as a pregnant woman and a lantern </w:t>
            </w:r>
            <w:r>
              <w:rPr>
                <w:rFonts w:ascii="Times New Roman" w:hAnsi="Times New Roman" w:eastAsia="Times New Roman" w:cs="Times New Roman"/>
                <w:color w:val="000000"/>
                <w:sz w:val="24"/>
                <w:u w:val="none"/>
              </w:rPr>
              <w:t xml:space="preserve">to portray hope and support for pregnant women in need. Figure E2 uses a single athletic woman actively engaged in a demanding physical exercise to  symbolize self-discipline and success. Figure E3 uses a woman and her dog to draw a parallel between pet ca</w:t>
            </w:r>
            <w:r>
              <w:rPr>
                <w:rFonts w:ascii="Times New Roman" w:hAnsi="Times New Roman" w:eastAsia="Times New Roman" w:cs="Times New Roman"/>
                <w:color w:val="000000"/>
                <w:sz w:val="24"/>
                <w:u w:val="none"/>
              </w:rPr>
              <w:t xml:space="preserve">re and self-care to prompt people to prioritize their own health checkups, because if a woman cares enough to take the pet to the vet, she should care equally for your own well-being. Figure E4 contrasts two groups of actors: a happy family representing a </w:t>
            </w:r>
            <w:r>
              <w:rPr>
                <w:rFonts w:ascii="Times New Roman" w:hAnsi="Times New Roman" w:eastAsia="Times New Roman" w:cs="Times New Roman"/>
                <w:color w:val="000000"/>
                <w:sz w:val="24"/>
                <w:u w:val="none"/>
              </w:rPr>
              <w:t xml:space="preserve">healthy life and figures representing the destructive nature of addiction, with a central figure of a girl representing the choice between the two to deter people from addictions by visually contrasting the positive aspects of a healthy, addiction-free lif</w:t>
            </w:r>
            <w:r>
              <w:rPr>
                <w:rFonts w:ascii="Times New Roman" w:hAnsi="Times New Roman" w:eastAsia="Times New Roman" w:cs="Times New Roman"/>
                <w:color w:val="000000"/>
                <w:sz w:val="24"/>
                <w:u w:val="none"/>
              </w:rPr>
              <w:t xml:space="preserve">e with the negative consequences, where specific images stand in for larger concepts: the boy with a ball symbolizes sport and a healthy lifestyle, while image labeled </w:t>
            </w:r>
            <w:r>
              <w:rPr>
                <w:rFonts w:ascii="Times New Roman" w:hAnsi="Times New Roman" w:eastAsia="Times New Roman" w:cs="Times New Roman"/>
                <w:i/>
                <w:color w:val="000000"/>
                <w:sz w:val="24"/>
                <w:u w:val="none"/>
              </w:rPr>
              <w:t xml:space="preserve">"наркотики"</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"алкоголь"</w:t>
            </w:r>
            <w:r>
              <w:rPr>
                <w:rFonts w:ascii="Times New Roman" w:hAnsi="Times New Roman" w:eastAsia="Times New Roman" w:cs="Times New Roman"/>
                <w:color w:val="000000"/>
                <w:sz w:val="24"/>
                <w:u w:val="none"/>
              </w:rPr>
              <w:t xml:space="preserve"> represents broader issues of addiction. This figurative technique simplifies complex ideas into recognizable symbols, enhancing immediate understanding.</w:t>
            </w:r>
            <w:r/>
          </w:p>
        </w:tc>
      </w:tr>
      <w:tr>
        <w:tblPrEx/>
        <w:trPr>
          <w:trHeight w:val="207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Interactive processes: </w:t>
            </w:r>
            <w:r>
              <w:rPr>
                <w:rFonts w:ascii="Times New Roman" w:hAnsi="Times New Roman" w:eastAsia="Times New Roman" w:cs="Times New Roman"/>
                <w:color w:val="000000"/>
                <w:sz w:val="24"/>
                <w:u w:val="none"/>
              </w:rPr>
              <w:t xml:space="preserve">how the images engage with the viewer (direct address, implied viewers), role of gaze, demand or offer images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four</w:t>
            </w:r>
            <w:r>
              <w:rPr>
                <w:rFonts w:ascii="Times New Roman" w:hAnsi="Times New Roman" w:eastAsia="Times New Roman" w:cs="Times New Roman"/>
                <w:color w:val="000000"/>
                <w:sz w:val="24"/>
                <w:u w:val="none"/>
              </w:rPr>
              <w:t xml:space="preserve"> posters (Figures E1, E2, E3, E4) all engage with the viewer, though through varying strategies, and all display a function as either an offer or a demand. While each poster presents a visual appeal, it does so with the intention of targeting a desired cha</w:t>
            </w:r>
            <w:r>
              <w:rPr>
                <w:rFonts w:ascii="Times New Roman" w:hAnsi="Times New Roman" w:eastAsia="Times New Roman" w:cs="Times New Roman"/>
                <w:color w:val="000000"/>
                <w:sz w:val="24"/>
                <w:u w:val="none"/>
              </w:rPr>
              <w:t xml:space="preserve">nge. All posters aim t</w:t>
            </w:r>
            <w:r>
              <w:rPr>
                <w:rFonts w:ascii="Times New Roman" w:hAnsi="Times New Roman" w:eastAsia="Times New Roman" w:cs="Times New Roman"/>
                <w:color w:val="000000"/>
                <w:sz w:val="24"/>
                <w:u w:val="none"/>
              </w:rPr>
              <w:t xml:space="preserve">o get a response from the viewer, be it emotional (Figures E1, E4), inspirational (Figure E2), or reflective (Figure E3), attempting to influence the viewer's perspective or behavior. In general, there is no direct gaze to the viewer (Figures E1, E2, E3): </w:t>
            </w:r>
            <w:r>
              <w:rPr>
                <w:rFonts w:ascii="Times New Roman" w:hAnsi="Times New Roman" w:eastAsia="Times New Roman" w:cs="Times New Roman"/>
                <w:color w:val="000000"/>
                <w:sz w:val="24"/>
                <w:u w:val="none"/>
              </w:rPr>
              <w:t xml:space="preserve">Figure E1 uses an upward gaze to evoke hope, but does not look directly at the viewer, Figure E2 shows intense concentration, establishing a connection to the viewer, Figure E3 directs the woman's gaze at the dog, which looks away, to emphasize the human-a</w:t>
            </w:r>
            <w:r>
              <w:rPr>
                <w:rFonts w:ascii="Times New Roman" w:hAnsi="Times New Roman" w:eastAsia="Times New Roman" w:cs="Times New Roman"/>
                <w:color w:val="000000"/>
                <w:sz w:val="24"/>
                <w:u w:val="none"/>
              </w:rPr>
              <w:t xml:space="preserve">nimal connection, However, Figure E4 depicts direct gaze to show seriousness and attract the attention, engaging the viewer's emotional response. All of the posters act primarily as "demands," providing support and inspiration,  directly or indirectly urgi</w:t>
            </w:r>
            <w:r>
              <w:rPr>
                <w:rFonts w:ascii="Times New Roman" w:hAnsi="Times New Roman" w:eastAsia="Times New Roman" w:cs="Times New Roman"/>
                <w:color w:val="000000"/>
                <w:sz w:val="24"/>
                <w:u w:val="none"/>
              </w:rPr>
              <w:t xml:space="preserve">ng the viewer to take action regarding their health and lifestyle choices.  </w:t>
            </w:r>
            <w:r/>
          </w:p>
        </w:tc>
      </w:tr>
      <w:tr>
        <w:tblPrEx/>
        <w:trPr>
          <w:trHeight w:val="318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Compositional meaning: </w:t>
            </w:r>
            <w:r>
              <w:rPr>
                <w:rFonts w:ascii="Times New Roman" w:hAnsi="Times New Roman" w:eastAsia="Times New Roman" w:cs="Times New Roman"/>
                <w:color w:val="000000"/>
                <w:sz w:val="24"/>
                <w:u w:val="none"/>
              </w:rPr>
              <w:t xml:space="preserve">placement of elements, use of information value (left/right, top/bottom), balance, framing and its effect on message importance, salience of depicted characters/objects, how they construct the message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Firstly, all posters strategically employ the placement of elements to guide viewer attention. Figure E1 positions the woman on the left with accompanying text on the right, creating a balanced composition that associates pregnancy with light, beauty, and </w:t>
            </w:r>
            <w:r>
              <w:rPr>
                <w:rFonts w:ascii="Times New Roman" w:hAnsi="Times New Roman" w:eastAsia="Times New Roman" w:cs="Times New Roman"/>
                <w:color w:val="000000"/>
                <w:sz w:val="24"/>
                <w:u w:val="none"/>
              </w:rPr>
              <w:t xml:space="preserve">hope. In contrast, Figure E2 places the woman centrally, with the visual dominating the space to emphasize her effort and success, following a typical left-to-right reading pattern. Figure E3 direct focus to the confrontational message aimed at personal he</w:t>
            </w:r>
            <w:r>
              <w:rPr>
                <w:rFonts w:ascii="Times New Roman" w:hAnsi="Times New Roman" w:eastAsia="Times New Roman" w:cs="Times New Roman"/>
                <w:color w:val="000000"/>
                <w:sz w:val="24"/>
                <w:u w:val="none"/>
              </w:rPr>
              <w:t xml:space="preserve">alth priorities. Figure E4 employs a vertical split to contrast a positive family scene on the left with a darker, threatening addiction scene on the right, with the central figure connecting both sides. All the posters have a relatively balanced compositi</w:t>
            </w:r>
            <w:r>
              <w:rPr>
                <w:rFonts w:ascii="Times New Roman" w:hAnsi="Times New Roman" w:eastAsia="Times New Roman" w:cs="Times New Roman"/>
                <w:color w:val="000000"/>
                <w:sz w:val="24"/>
                <w:u w:val="none"/>
              </w:rPr>
              <w:t xml:space="preserve">on with imagery and text. Framing plays a crucial role in emphasizing message importance. Figure E1 uses circular lighting framing to focus on the pregnant woman, making her salient. Figure E2 employs a medium-close-up framing to highlight effort and form,</w:t>
            </w:r>
            <w:r>
              <w:rPr>
                <w:rFonts w:ascii="Times New Roman" w:hAnsi="Times New Roman" w:eastAsia="Times New Roman" w:cs="Times New Roman"/>
                <w:color w:val="000000"/>
                <w:sz w:val="24"/>
                <w:u w:val="none"/>
              </w:rPr>
              <w:t xml:space="preserve"> making the athlete salient. Figure E3 places the question centrally to draw immediate attention, while Figure E4 uses a middle placement of the central girl to establish a connection and symbolize the choice between two futures</w:t>
            </w:r>
            <w:r>
              <w:rPr>
                <w:rFonts w:ascii="Times New Roman" w:hAnsi="Times New Roman" w:eastAsia="Times New Roman" w:cs="Times New Roman"/>
                <w:color w:val="000000"/>
                <w:sz w:val="24"/>
                <w:u w:val="none"/>
              </w:rPr>
              <w:t xml:space="preserve">. Figures E1 and E2 make their central figures, the pregnant woman and the athlete, highly salient through positioning and framing. Figure E3 emphasizes the text as most salient due to its siz</w:t>
            </w:r>
            <w:r>
              <w:rPr>
                <w:rFonts w:ascii="Times New Roman" w:hAnsi="Times New Roman" w:eastAsia="Times New Roman" w:cs="Times New Roman"/>
                <w:color w:val="000000"/>
                <w:sz w:val="24"/>
                <w:u w:val="none"/>
              </w:rPr>
              <w:t xml:space="preserve">e and directness, with characters also drawing attention. Figure E4 highlights the text at the bottom and the central girl, with the contrast in imagery enhancing their prominence.</w:t>
            </w:r>
            <w:r/>
          </w:p>
        </w:tc>
      </w:tr>
      <w:tr>
        <w:tblPrEx/>
        <w:trPr>
          <w:trHeight w:val="127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Modality: </w:t>
            </w:r>
            <w:r>
              <w:rPr>
                <w:rFonts w:ascii="Times New Roman" w:hAnsi="Times New Roman" w:eastAsia="Times New Roman" w:cs="Times New Roman"/>
                <w:color w:val="000000"/>
                <w:sz w:val="24"/>
                <w:u w:val="none"/>
              </w:rPr>
              <w:t xml:space="preserve">how realistic, credible or authentic the visual image is, color saturation, sharpness of lines, depth of field, and their effects on meaning creation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Starting with similarities, all four posters utilize elements such as color saturation, sharpness of lines, and depth of field to influence the viewer's perception. For example, Figures E1 and E3 both employ a degree of sharpness in their images: Figure E1</w:t>
            </w:r>
            <w:r>
              <w:rPr>
                <w:rFonts w:ascii="Times New Roman" w:hAnsi="Times New Roman" w:eastAsia="Times New Roman" w:cs="Times New Roman"/>
                <w:color w:val="000000"/>
                <w:sz w:val="24"/>
                <w:u w:val="none"/>
              </w:rPr>
              <w:t xml:space="preserve"> features soft, blurred lines that contribute to a dreamlike and wonder atmosphere, emphasizing emotional impact and a sense of wonder, while Figure E3 is described as sharp and well-defined representation, with a light-hearted tone created by the use of p</w:t>
            </w:r>
            <w:r>
              <w:rPr>
                <w:rFonts w:ascii="Times New Roman" w:hAnsi="Times New Roman" w:eastAsia="Times New Roman" w:cs="Times New Roman"/>
                <w:color w:val="000000"/>
                <w:sz w:val="24"/>
                <w:u w:val="none"/>
              </w:rPr>
              <w:t xml:space="preserve">ink, which is referred to the “feminine” color. Additionally, Figure E2 highlights the woman's form sharply against a blurred background, reinforcing realism, whereas Figure E4 shows contrasting color schemes, emphasizing a dramatic effect for depiction</w:t>
            </w:r>
            <w:r>
              <w:rPr>
                <w:rFonts w:ascii="Times New Roman" w:hAnsi="Times New Roman" w:eastAsia="Times New Roman" w:cs="Times New Roman"/>
                <w:color w:val="000000"/>
                <w:sz w:val="24"/>
                <w:u w:val="none"/>
              </w:rPr>
              <w:t xml:space="preserve">.</w:t>
            </w:r>
            <w:r/>
          </w:p>
        </w:tc>
      </w:tr>
      <w:tr>
        <w:tblPrEx/>
        <w:trPr>
          <w:trHeight w:val="199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Color: </w:t>
            </w:r>
            <w:r>
              <w:rPr>
                <w:rFonts w:ascii="Times New Roman" w:hAnsi="Times New Roman" w:eastAsia="Times New Roman" w:cs="Times New Roman"/>
                <w:color w:val="000000"/>
                <w:sz w:val="24"/>
                <w:u w:val="none"/>
              </w:rPr>
              <w:t xml:space="preserve">dominant colors, use of color symbolism, role of color in the construction of meaning and the relation to the visual narrative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four posters utilize color to construct meaning and evoke specific emotional responses. For example, Figure E1 features gold, warm yellows, and brown, which symbolize light, warmth, hope, and positivity, with brown providing contrast to enhance these w</w:t>
            </w:r>
            <w:r>
              <w:rPr>
                <w:rFonts w:ascii="Times New Roman" w:hAnsi="Times New Roman" w:eastAsia="Times New Roman" w:cs="Times New Roman"/>
                <w:color w:val="000000"/>
                <w:sz w:val="24"/>
                <w:u w:val="none"/>
              </w:rPr>
              <w:t xml:space="preserve">arm tones. Similarly, Figure E2 uses dark grays and blacks to represent challenges or difficulties, contrasting sharply with the model's coral-toned top and white shoes, which symbolize energy, determination, and passion. This contrast creates a dynamic te</w:t>
            </w:r>
            <w:r>
              <w:rPr>
                <w:rFonts w:ascii="Times New Roman" w:hAnsi="Times New Roman" w:eastAsia="Times New Roman" w:cs="Times New Roman"/>
                <w:color w:val="000000"/>
                <w:sz w:val="24"/>
                <w:u w:val="none"/>
              </w:rPr>
              <w:t xml:space="preserve">nsion that emphasizes perseverance through adversity. Figure E3 employs white as the dominant background color, complemented by pink and red, where pink signifies caring and femininity, and softens the directness of the message, contributing to a gentle, a</w:t>
            </w:r>
            <w:r>
              <w:rPr>
                <w:rFonts w:ascii="Times New Roman" w:hAnsi="Times New Roman" w:eastAsia="Times New Roman" w:cs="Times New Roman"/>
                <w:color w:val="000000"/>
                <w:sz w:val="24"/>
                <w:u w:val="none"/>
              </w:rPr>
              <w:t xml:space="preserve">pproachable tone. Meanwhile, Figure E4 focuses on visual manipulation, with stark differences in color schemes and high saturation to dramatize the image, highlighting the deliberate artificiality and enhancing the impact of the message.</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Expressive means &amp; Stylistic devices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Phonetic level:</w:t>
            </w:r>
            <w:r>
              <w:rPr>
                <w:rFonts w:ascii="Times New Roman" w:hAnsi="Times New Roman" w:eastAsia="Times New Roman" w:cs="Times New Roman"/>
                <w:color w:val="000000"/>
                <w:sz w:val="24"/>
                <w:u w:val="none"/>
              </w:rPr>
              <w:t xml:space="preserve"> euphony, onomatopoeia, alliteration, rhyme, rhythm</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Morphological level: </w:t>
            </w:r>
            <w:r>
              <w:rPr>
                <w:rFonts w:ascii="Times New Roman" w:hAnsi="Times New Roman" w:eastAsia="Times New Roman" w:cs="Times New Roman"/>
                <w:color w:val="000000"/>
                <w:sz w:val="24"/>
                <w:u w:val="none"/>
              </w:rPr>
              <w:t xml:space="preserve">transposition of parts of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tc>
      </w:tr>
      <w:tr>
        <w:tblPrEx/>
        <w:trPr>
          <w:trHeight w:val="207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Lexical level: </w:t>
            </w:r>
            <w:r>
              <w:rPr>
                <w:rFonts w:ascii="Times New Roman" w:hAnsi="Times New Roman" w:eastAsia="Times New Roman" w:cs="Times New Roman"/>
                <w:color w:val="000000"/>
                <w:sz w:val="24"/>
                <w:u w:val="none"/>
              </w:rPr>
              <w:t xml:space="preserve">metaphor, metonymy, pun, epithet, hyperbole, euphemism, antonomasia, oxymoron, zeugma</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posters exhibit both shared rhetorical devices and distinct approaches to conveying their messages. A notable similarity is the use of metaphors across the posters. Figure E1 employs a metaphor where </w:t>
            </w:r>
            <w:r>
              <w:rPr>
                <w:rFonts w:ascii="Times New Roman" w:hAnsi="Times New Roman" w:eastAsia="Times New Roman" w:cs="Times New Roman"/>
                <w:i/>
                <w:color w:val="000000"/>
                <w:sz w:val="24"/>
                <w:u w:val="none"/>
              </w:rPr>
              <w:t xml:space="preserve">"беременная светится изнутри" </w:t>
            </w:r>
            <w:r>
              <w:rPr>
                <w:rFonts w:ascii="Times New Roman" w:hAnsi="Times New Roman" w:eastAsia="Times New Roman" w:cs="Times New Roman"/>
                <w:color w:val="000000"/>
                <w:sz w:val="24"/>
                <w:u w:val="none"/>
              </w:rPr>
              <w:t xml:space="preserve">suggests a direct and emotionally accessible image, representing the physiological state as a luminous inner light. Similarly, Figure E4 uses the metaphor </w:t>
            </w:r>
            <w:r>
              <w:rPr>
                <w:rFonts w:ascii="Times New Roman" w:hAnsi="Times New Roman" w:eastAsia="Times New Roman" w:cs="Times New Roman"/>
                <w:i/>
                <w:color w:val="000000"/>
                <w:sz w:val="24"/>
                <w:u w:val="none"/>
              </w:rPr>
              <w:t xml:space="preserve">"не становись рабом!"</w:t>
            </w:r>
            <w:r>
              <w:rPr>
                <w:rFonts w:ascii="Times New Roman" w:hAnsi="Times New Roman" w:eastAsia="Times New Roman" w:cs="Times New Roman"/>
                <w:color w:val="000000"/>
                <w:sz w:val="24"/>
                <w:u w:val="none"/>
              </w:rPr>
              <w:t xml:space="preserve"> to depict addiction as a form of enslavement, vividly illustrating the suppressing nature of dependence. Figure E2 also features a metaphor </w:t>
            </w:r>
            <w:r>
              <w:rPr>
                <w:rFonts w:ascii="Times New Roman" w:hAnsi="Times New Roman" w:eastAsia="Times New Roman" w:cs="Times New Roman"/>
                <w:i/>
                <w:color w:val="000000"/>
                <w:sz w:val="24"/>
                <w:u w:val="none"/>
              </w:rPr>
              <w:t xml:space="preserve">"все успехи начинаются с самодисциплины”</w:t>
            </w:r>
            <w:r>
              <w:rPr>
                <w:rFonts w:ascii="Times New Roman" w:hAnsi="Times New Roman" w:eastAsia="Times New Roman" w:cs="Times New Roman"/>
                <w:color w:val="000000"/>
                <w:sz w:val="24"/>
                <w:u w:val="none"/>
              </w:rPr>
              <w:t xml:space="preserve">, portraying success as a journey that begins with discipline, emphasizing progress through a symbolic process. In addition to metaphors, Figure E2 incorporates hyperbole with phrases like </w:t>
            </w:r>
            <w:r>
              <w:rPr>
                <w:rFonts w:ascii="Times New Roman" w:hAnsi="Times New Roman" w:eastAsia="Times New Roman" w:cs="Times New Roman"/>
                <w:i/>
                <w:color w:val="000000"/>
                <w:sz w:val="24"/>
                <w:u w:val="none"/>
              </w:rPr>
              <w:t xml:space="preserve">"все успехи" </w:t>
            </w:r>
            <w:r>
              <w:rPr>
                <w:rFonts w:ascii="Times New Roman" w:hAnsi="Times New Roman" w:eastAsia="Times New Roman" w:cs="Times New Roman"/>
                <w:color w:val="000000"/>
                <w:sz w:val="24"/>
                <w:u w:val="none"/>
              </w:rPr>
              <w:t xml:space="preserve">and </w:t>
            </w:r>
            <w:r>
              <w:rPr>
                <w:rFonts w:ascii="Times New Roman" w:hAnsi="Times New Roman" w:eastAsia="Times New Roman" w:cs="Times New Roman"/>
                <w:i/>
                <w:color w:val="000000"/>
                <w:sz w:val="24"/>
                <w:u w:val="none"/>
              </w:rPr>
              <w:t xml:space="preserve">"все начинается"</w:t>
            </w:r>
            <w:r>
              <w:rPr>
                <w:rFonts w:ascii="Times New Roman" w:hAnsi="Times New Roman" w:eastAsia="Times New Roman" w:cs="Times New Roman"/>
                <w:color w:val="000000"/>
                <w:sz w:val="24"/>
                <w:u w:val="none"/>
              </w:rPr>
              <w:t xml:space="preserve">, making absolute claims that underscore the importance of discipline for achieving success. It also uses epithets such as </w:t>
            </w:r>
            <w:r>
              <w:rPr>
                <w:rFonts w:ascii="Times New Roman" w:hAnsi="Times New Roman" w:eastAsia="Times New Roman" w:cs="Times New Roman"/>
                <w:i/>
                <w:color w:val="000000"/>
                <w:sz w:val="24"/>
                <w:u w:val="none"/>
              </w:rPr>
              <w:t xml:space="preserve">"строгое и точное"</w:t>
            </w:r>
            <w:r>
              <w:rPr>
                <w:rFonts w:ascii="Times New Roman" w:hAnsi="Times New Roman" w:eastAsia="Times New Roman" w:cs="Times New Roman"/>
                <w:color w:val="000000"/>
                <w:sz w:val="24"/>
                <w:u w:val="none"/>
              </w:rPr>
              <w:t xml:space="preserve">, which emotionally charged descriptors serve to reinforce the seriousness and hard work required.</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Phraseological level: </w:t>
            </w:r>
            <w:r>
              <w:rPr>
                <w:rFonts w:ascii="Times New Roman" w:hAnsi="Times New Roman" w:eastAsia="Times New Roman" w:cs="Times New Roman"/>
                <w:color w:val="000000"/>
                <w:sz w:val="24"/>
                <w:u w:val="none"/>
              </w:rPr>
              <w:t xml:space="preserve">allusion, quotation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On the phraseological level only Figure E2 utilizes quotation: formal definition of discipline may refer to  dictionary authority.</w:t>
            </w:r>
            <w:r/>
          </w:p>
        </w:tc>
      </w:tr>
      <w:tr>
        <w:tblPrEx/>
        <w:trPr>
          <w:trHeight w:val="220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Syntactical level: </w:t>
            </w:r>
            <w:r>
              <w:rPr>
                <w:rFonts w:ascii="Times New Roman" w:hAnsi="Times New Roman" w:eastAsia="Times New Roman" w:cs="Times New Roman"/>
                <w:color w:val="000000"/>
                <w:sz w:val="24"/>
                <w:u w:val="none"/>
              </w:rPr>
              <w:t xml:space="preserve">inversion, parallel constructions, chiasmus, repetition, antithesis, litotes, break-in-narrative, question-in-the-narrative, rhetorical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use of parallel constructions can be seen in Figure E2. The main slogan </w:t>
            </w:r>
            <w:r>
              <w:rPr>
                <w:rFonts w:ascii="Times New Roman" w:hAnsi="Times New Roman" w:eastAsia="Times New Roman" w:cs="Times New Roman"/>
                <w:i/>
                <w:color w:val="000000"/>
                <w:sz w:val="24"/>
                <w:u w:val="none"/>
              </w:rPr>
              <w:t xml:space="preserve">"Все успехи начинаются с самодисциплины. Все начинается с тебя"</w:t>
            </w:r>
            <w:r>
              <w:rPr>
                <w:rFonts w:ascii="Times New Roman" w:hAnsi="Times New Roman" w:eastAsia="Times New Roman" w:cs="Times New Roman"/>
                <w:color w:val="000000"/>
                <w:sz w:val="24"/>
                <w:u w:val="none"/>
              </w:rPr>
              <w:t xml:space="preserve"> employs a parallel sentence structure with the repeated phrase </w:t>
            </w:r>
            <w:r>
              <w:rPr>
                <w:rFonts w:ascii="Times New Roman" w:hAnsi="Times New Roman" w:eastAsia="Times New Roman" w:cs="Times New Roman"/>
                <w:i/>
                <w:color w:val="000000"/>
                <w:sz w:val="24"/>
                <w:u w:val="none"/>
              </w:rPr>
              <w:t xml:space="preserve">"все начинается с"</w:t>
            </w:r>
            <w:r>
              <w:rPr>
                <w:rFonts w:ascii="Times New Roman" w:hAnsi="Times New Roman" w:eastAsia="Times New Roman" w:cs="Times New Roman"/>
                <w:color w:val="000000"/>
                <w:sz w:val="24"/>
                <w:u w:val="none"/>
              </w:rPr>
              <w:t xml:space="preserve">, emphasizing the idea that personal discipline and individual effort are the foundations of success. This repetition of the word </w:t>
            </w:r>
            <w:r>
              <w:rPr>
                <w:rFonts w:ascii="Times New Roman" w:hAnsi="Times New Roman" w:eastAsia="Times New Roman" w:cs="Times New Roman"/>
                <w:i/>
                <w:color w:val="000000"/>
                <w:sz w:val="24"/>
                <w:u w:val="none"/>
              </w:rPr>
              <w:t xml:space="preserve">"всё"</w:t>
            </w:r>
            <w:r>
              <w:rPr>
                <w:rFonts w:ascii="Times New Roman" w:hAnsi="Times New Roman" w:eastAsia="Times New Roman" w:cs="Times New Roman"/>
                <w:color w:val="000000"/>
                <w:sz w:val="24"/>
                <w:u w:val="none"/>
              </w:rPr>
              <w:t xml:space="preserve"> throughout the slogan further reinforces the central message and creates a rhythmic unity within the poster. Also, Figure E3 employs inversion for emphasis, presenting the phrase </w:t>
            </w:r>
            <w:r>
              <w:rPr>
                <w:rFonts w:ascii="Times New Roman" w:hAnsi="Times New Roman" w:eastAsia="Times New Roman" w:cs="Times New Roman"/>
                <w:i/>
                <w:color w:val="000000"/>
                <w:sz w:val="24"/>
                <w:u w:val="none"/>
              </w:rPr>
              <w:t xml:space="preserve">"её ты"</w:t>
            </w:r>
            <w:r>
              <w:rPr>
                <w:rFonts w:ascii="Times New Roman" w:hAnsi="Times New Roman" w:eastAsia="Times New Roman" w:cs="Times New Roman"/>
                <w:color w:val="000000"/>
                <w:sz w:val="24"/>
                <w:u w:val="none"/>
              </w:rPr>
              <w:t xml:space="preserve"> instead of the more typical </w:t>
            </w:r>
            <w:r>
              <w:rPr>
                <w:rFonts w:ascii="Times New Roman" w:hAnsi="Times New Roman" w:eastAsia="Times New Roman" w:cs="Times New Roman"/>
                <w:i/>
                <w:color w:val="000000"/>
                <w:sz w:val="24"/>
                <w:u w:val="none"/>
              </w:rPr>
              <w:t xml:space="preserve">"ты её"</w:t>
            </w:r>
            <w:r>
              <w:rPr>
                <w:rFonts w:ascii="Times New Roman" w:hAnsi="Times New Roman" w:eastAsia="Times New Roman" w:cs="Times New Roman"/>
                <w:color w:val="000000"/>
                <w:sz w:val="24"/>
                <w:u w:val="none"/>
              </w:rPr>
              <w:t xml:space="preserve">. This unusual word order draws attention to the subject and object, creating a focus on the person being addressed and adding a stylistic flair that makes the message stand out. Next, Figure E4 introduces an antithesis through the pairing of </w:t>
            </w:r>
            <w:r>
              <w:rPr>
                <w:rFonts w:ascii="Times New Roman" w:hAnsi="Times New Roman" w:eastAsia="Times New Roman" w:cs="Times New Roman"/>
                <w:i/>
                <w:color w:val="000000"/>
                <w:sz w:val="24"/>
                <w:u w:val="none"/>
              </w:rPr>
              <w:t xml:space="preserve">"свобода" </w:t>
            </w:r>
            <w:r>
              <w:rPr>
                <w:rFonts w:ascii="Times New Roman" w:hAnsi="Times New Roman" w:eastAsia="Times New Roman" w:cs="Times New Roman"/>
                <w:color w:val="000000"/>
                <w:sz w:val="24"/>
                <w:u w:val="none"/>
              </w:rPr>
              <w:t xml:space="preserve">and </w:t>
            </w:r>
            <w:r>
              <w:rPr>
                <w:rFonts w:ascii="Times New Roman" w:hAnsi="Times New Roman" w:eastAsia="Times New Roman" w:cs="Times New Roman"/>
                <w:i/>
                <w:color w:val="000000"/>
                <w:sz w:val="24"/>
                <w:u w:val="none"/>
              </w:rPr>
              <w:t xml:space="preserve">"зависимость"</w:t>
            </w:r>
            <w:r>
              <w:rPr>
                <w:rFonts w:ascii="Times New Roman" w:hAnsi="Times New Roman" w:eastAsia="Times New Roman" w:cs="Times New Roman"/>
                <w:color w:val="000000"/>
                <w:sz w:val="24"/>
                <w:u w:val="none"/>
              </w:rPr>
              <w:t xml:space="preserve">. This verbal antithesis highlights contrasting ideas, and visually, these words are juxtaposed to emphasize their opposition. The contrast between the concepts of freedom and dependence underscores Figure's message about choosing independence over add</w:t>
            </w:r>
            <w:r>
              <w:rPr>
                <w:rFonts w:ascii="Times New Roman" w:hAnsi="Times New Roman" w:eastAsia="Times New Roman" w:cs="Times New Roman"/>
                <w:color w:val="000000"/>
                <w:sz w:val="24"/>
                <w:u w:val="none"/>
              </w:rPr>
              <w:t xml:space="preserve">iction.</w:t>
            </w:r>
            <w:r/>
          </w:p>
        </w:tc>
      </w:tr>
      <w:tr>
        <w:tblPrEx/>
        <w:trPr>
          <w:trHeight w:val="105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2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Graphical level: </w:t>
            </w:r>
            <w:r>
              <w:rPr>
                <w:rFonts w:ascii="Times New Roman" w:hAnsi="Times New Roman" w:eastAsia="Times New Roman" w:cs="Times New Roman"/>
                <w:color w:val="000000"/>
                <w:sz w:val="24"/>
                <w:u w:val="none"/>
              </w:rPr>
              <w:t xml:space="preserve">punctuation marks, lack of punctuation marks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00"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four</w:t>
            </w:r>
            <w:r>
              <w:rPr>
                <w:rFonts w:ascii="Times New Roman" w:hAnsi="Times New Roman" w:eastAsia="Times New Roman" w:cs="Times New Roman"/>
                <w:color w:val="000000"/>
                <w:sz w:val="24"/>
                <w:u w:val="none"/>
              </w:rPr>
              <w:t xml:space="preserve"> posters (Figures E1, E2, E3, E4) all utilize textual elements to enhance their visual messages, though with different approaches and effects. Figure E1 employs a flowing, cursive script to evoke smoothness and inner harmony. Figure E2 uses bold text and v</w:t>
            </w:r>
            <w:r>
              <w:rPr>
                <w:rFonts w:ascii="Times New Roman" w:hAnsi="Times New Roman" w:eastAsia="Times New Roman" w:cs="Times New Roman"/>
                <w:color w:val="000000"/>
                <w:sz w:val="24"/>
                <w:u w:val="none"/>
              </w:rPr>
              <w:t xml:space="preserve">arying font sizes and colors to emphasize key points. Figure E3 utilizes a question phrase to draw in their target audience. Figures E1 and E4 omit punctuation to create a direct and forceful imperative.</w:t>
            </w:r>
            <w:r/>
          </w:p>
        </w:tc>
      </w:tr>
    </w:tbl>
    <w:p>
      <w:pPr>
        <w:ind w:left="0" w:right="0" w:firstLine="0"/>
        <w:spacing w:before="0" w:after="0" w:line="480" w:lineRule="auto"/>
        <w:rPr>
          <w:b/>
          <w:bCs/>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u w:val="none"/>
        </w:rPr>
        <w:t xml:space="preserve"> </w:t>
      </w:r>
      <w:r>
        <w:rPr>
          <w:b/>
          <w:bCs/>
        </w:rPr>
      </w:r>
      <w:r>
        <w:rPr>
          <w:b/>
          <w:bCs/>
        </w:rPr>
      </w:r>
    </w:p>
    <w:p>
      <w:pPr>
        <w:ind w:left="0" w:right="0" w:firstLine="0"/>
        <w:jc w:val="both"/>
        <w:spacing w:before="0" w:after="0" w:line="480" w:lineRule="auto"/>
        <w:rPr>
          <w:b/>
          <w:bCs/>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u w:val="none"/>
        </w:rPr>
        <w:t xml:space="preserve">4.3.2. Analysis of the Russian commercial ads of good of the 2020s (see Figure F)</w:t>
      </w:r>
      <w:r>
        <w:rPr>
          <w:b/>
          <w:bCs/>
        </w:rPr>
      </w:r>
      <w:r>
        <w:rPr>
          <w:b/>
          <w:bCs/>
        </w:rPr>
      </w:r>
    </w:p>
    <w:tbl>
      <w:tblPr>
        <w:tblStyle w:val="73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05"/>
        <w:gridCol w:w="6115"/>
      </w:tblGrid>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Category</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Identified Examples</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Visual elements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567"/>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Representational processes: </w:t>
            </w:r>
            <w:r>
              <w:rPr>
                <w:rFonts w:ascii="Times New Roman" w:hAnsi="Times New Roman" w:eastAsia="Times New Roman" w:cs="Times New Roman"/>
                <w:color w:val="000000"/>
                <w:sz w:val="24"/>
                <w:u w:val="none"/>
              </w:rPr>
              <w:t xml:space="preserve">type of processes depicted (narrative, conceptual), use of actors, goals, and circumstances, how are actions and participants represented</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posters analyzed predominantly employ conceptual processes to promote products, focusing on evoking emotions, ideals, and associations rather than narrating specific stories. All posters feature a central actor, a female model, who embodies the desired</w:t>
            </w:r>
            <w:r>
              <w:rPr>
                <w:rFonts w:ascii="Times New Roman" w:hAnsi="Times New Roman" w:eastAsia="Times New Roman" w:cs="Times New Roman"/>
                <w:color w:val="000000"/>
                <w:sz w:val="24"/>
                <w:u w:val="none"/>
              </w:rPr>
              <w:t xml:space="preserve"> qualities or outcomes linked to the product, such as relaxation, happiness, style, attractiveness, or confidence. For example, Figure F1 uses a calm, relaxed expression to suggest stress-free skin, while Figure F2 shows a cheerful, summery vibe to evoke h</w:t>
            </w:r>
            <w:r>
              <w:rPr>
                <w:rFonts w:ascii="Times New Roman" w:hAnsi="Times New Roman" w:eastAsia="Times New Roman" w:cs="Times New Roman"/>
                <w:color w:val="000000"/>
                <w:sz w:val="24"/>
                <w:u w:val="none"/>
              </w:rPr>
              <w:t xml:space="preserve">appiness and warmth. S</w:t>
            </w:r>
            <w:r>
              <w:rPr>
                <w:rFonts w:ascii="Times New Roman" w:hAnsi="Times New Roman" w:eastAsia="Times New Roman" w:cs="Times New Roman"/>
                <w:color w:val="000000"/>
                <w:sz w:val="24"/>
                <w:u w:val="none"/>
              </w:rPr>
              <w:t xml:space="preserve">imilarly, Figures F3 and F4 represent elegant poses of the women that signifies luxury and positive emotion, and Figure F5's confident stance emphasizes style and positivity. In Figure F6, the model's shining expression and the implied selfie scenario high</w:t>
            </w:r>
            <w:r>
              <w:rPr>
                <w:rFonts w:ascii="Times New Roman" w:hAnsi="Times New Roman" w:eastAsia="Times New Roman" w:cs="Times New Roman"/>
                <w:color w:val="000000"/>
                <w:sz w:val="24"/>
                <w:u w:val="none"/>
              </w:rPr>
              <w:t xml:space="preserve">light attractiveness and modernity. Next, all posters aim to associate their products with desirable qualities or emotions: Figure F1 connects foundation with stress relief; Figure F2 links perfume to summery joy; Figure F3 emphasizes style and warmth thro</w:t>
            </w:r>
            <w:r>
              <w:rPr>
                <w:rFonts w:ascii="Times New Roman" w:hAnsi="Times New Roman" w:eastAsia="Times New Roman" w:cs="Times New Roman"/>
                <w:color w:val="000000"/>
                <w:sz w:val="24"/>
                <w:u w:val="none"/>
              </w:rPr>
              <w:t xml:space="preserve">ugh the coat; Figure F4 associates perfume with luxury and positive feelings; Figure F5 promotes being stylish and positive; and Figure F6 ties lipstick to attractiveness and romantic confidence. The goals across these posters are to persuade viewers to pu</w:t>
            </w:r>
            <w:r>
              <w:rPr>
                <w:rFonts w:ascii="Times New Roman" w:hAnsi="Times New Roman" w:eastAsia="Times New Roman" w:cs="Times New Roman"/>
                <w:color w:val="000000"/>
                <w:sz w:val="24"/>
                <w:u w:val="none"/>
              </w:rPr>
              <w:t xml:space="preserve">rchase by creating positive associations: be it stress-free skin, happiness, warmth, luxury, style, or romantic appeal. However, differences lie in the specific contextual circumstances and the implied actions. Figures F1 and F2 depict passive scenarios wh</w:t>
            </w:r>
            <w:r>
              <w:rPr>
                <w:rFonts w:ascii="Times New Roman" w:hAnsi="Times New Roman" w:eastAsia="Times New Roman" w:cs="Times New Roman"/>
                <w:color w:val="000000"/>
                <w:sz w:val="24"/>
                <w:u w:val="none"/>
              </w:rPr>
              <w:t xml:space="preserve">ere the models are not actively performing actions but are rather embodying the product's benefits. Figure F3 introduces a narrative element by highlighting the coat's functionality in cold weather, with the model confidently standing out against a busy en</w:t>
            </w:r>
            <w:r>
              <w:rPr>
                <w:rFonts w:ascii="Times New Roman" w:hAnsi="Times New Roman" w:eastAsia="Times New Roman" w:cs="Times New Roman"/>
                <w:color w:val="000000"/>
                <w:sz w:val="24"/>
                <w:u w:val="none"/>
              </w:rPr>
              <w:t xml:space="preserve">vironment, symbolizing warmth and style. Figure F4 emphasizes sensory pleasure through the act of smelling perfume, linking it to luxury and happiness. Figure F5's focus is on fashion and positive attitude, with the model confidently displaying desirable c</w:t>
            </w:r>
            <w:r>
              <w:rPr>
                <w:rFonts w:ascii="Times New Roman" w:hAnsi="Times New Roman" w:eastAsia="Times New Roman" w:cs="Times New Roman"/>
                <w:color w:val="000000"/>
                <w:sz w:val="24"/>
                <w:u w:val="none"/>
              </w:rPr>
              <w:t xml:space="preserve">lothing. Finally, Figure F6 combines a selfie scenario with a romantic context, suggesting that lipstick enhances attractiveness and romantic success.</w:t>
            </w:r>
            <w:r/>
          </w:p>
        </w:tc>
      </w:tr>
      <w:tr>
        <w:tblPrEx/>
        <w:trPr>
          <w:trHeight w:val="196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Interactive processes: </w:t>
            </w:r>
            <w:r>
              <w:rPr>
                <w:rFonts w:ascii="Times New Roman" w:hAnsi="Times New Roman" w:eastAsia="Times New Roman" w:cs="Times New Roman"/>
                <w:color w:val="000000"/>
                <w:sz w:val="24"/>
                <w:u w:val="none"/>
              </w:rPr>
              <w:t xml:space="preserve">how the images engage with the viewer (direct address, implied viewers), role of gaze, demand or offer images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posters aim to establish a connection with the viewer, primarily through the model’s gaze and expression. For example, Figures F1, F2, F4, and F6 employ models with inviting or engaging expressions: Figure F1 features a soft, direct gaze that creates t</w:t>
            </w:r>
            <w:r>
              <w:rPr>
                <w:rFonts w:ascii="Times New Roman" w:hAnsi="Times New Roman" w:eastAsia="Times New Roman" w:cs="Times New Roman"/>
                <w:color w:val="000000"/>
                <w:sz w:val="24"/>
                <w:u w:val="none"/>
              </w:rPr>
              <w:t xml:space="preserve">rust</w:t>
            </w:r>
            <w:r>
              <w:rPr>
                <w:rFonts w:ascii="Times New Roman" w:hAnsi="Times New Roman" w:eastAsia="Times New Roman" w:cs="Times New Roman"/>
                <w:color w:val="000000"/>
                <w:sz w:val="24"/>
                <w:u w:val="none"/>
              </w:rPr>
              <w:t xml:space="preserve">; Figure F2 uses a warm smile to include the viewer in a joyful mood; Figure F4's model looks upwards with a calm expression to evoke aspiration; and Figure F6 combines a broad smile with direct eye contact to foster a positive, engaging atmosphere; Figure</w:t>
            </w:r>
            <w:r>
              <w:rPr>
                <w:rFonts w:ascii="Times New Roman" w:hAnsi="Times New Roman" w:eastAsia="Times New Roman" w:cs="Times New Roman"/>
                <w:color w:val="000000"/>
                <w:sz w:val="24"/>
                <w:u w:val="none"/>
              </w:rPr>
              <w:t xml:space="preserve"> F3’s model directs her gaze slightly off-center, conveying sophistication and exclusivity, positioning the coat as a stylish solution to cold weather; Figure F5’s gaze is also downward and slightly averted, reducing direct interaction and positioning</w:t>
            </w:r>
            <w:r>
              <w:rPr>
                <w:rFonts w:ascii="Times New Roman" w:hAnsi="Times New Roman" w:eastAsia="Times New Roman" w:cs="Times New Roman"/>
                <w:color w:val="000000"/>
                <w:sz w:val="24"/>
                <w:u w:val="none"/>
              </w:rPr>
              <w:t xml:space="preserve"> the look as aspirational, presenting the style rather than directly engaging. What is more, each image functions predominantly as an "offer", inviting viewers to adopt a certain style or try the product, rather than demanding immediate purchase.</w:t>
            </w:r>
            <w:r/>
          </w:p>
        </w:tc>
      </w:tr>
      <w:tr>
        <w:tblPrEx/>
        <w:trPr>
          <w:trHeight w:val="258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Compositional meaning: </w:t>
            </w:r>
            <w:r>
              <w:rPr>
                <w:rFonts w:ascii="Times New Roman" w:hAnsi="Times New Roman" w:eastAsia="Times New Roman" w:cs="Times New Roman"/>
                <w:color w:val="000000"/>
                <w:sz w:val="24"/>
                <w:u w:val="none"/>
              </w:rPr>
              <w:t xml:space="preserve">placement of elements (given/new), use of information value (left/right, top/bottom), balance, framing and its effect on message importance, salience of depicted characters/objects, how they construct the message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posters strategically position their key elements to guide the viewer’s eye. For example, Figures F1, F2, F3, F4 place the main subject, the model or product, centrally to capture immediate attention with product details at the bottom, emphasizing the </w:t>
            </w:r>
            <w:r>
              <w:rPr>
                <w:rFonts w:ascii="Times New Roman" w:hAnsi="Times New Roman" w:eastAsia="Times New Roman" w:cs="Times New Roman"/>
                <w:color w:val="000000"/>
                <w:sz w:val="24"/>
                <w:u w:val="none"/>
              </w:rPr>
              <w:t xml:space="preserve">product benefits. Figures F5 and F6 distribute textual and visual elements to balance information, with Figure F5 placing text on the left and the model on the right, and Figure F6 placing product on the left with details on the top and bottom left with th</w:t>
            </w:r>
            <w:r>
              <w:rPr>
                <w:rFonts w:ascii="Times New Roman" w:hAnsi="Times New Roman" w:eastAsia="Times New Roman" w:cs="Times New Roman"/>
                <w:color w:val="000000"/>
                <w:sz w:val="24"/>
                <w:u w:val="none"/>
              </w:rPr>
              <w:t xml:space="preserve">e visuals on the top right. Figure F3 employs central placement of the model with text on either side for visual balance, while Figure F4 balances the model and perfume on one side with text and branding on the other. Framing techniques, such as close-up s</w:t>
            </w:r>
            <w:r>
              <w:rPr>
                <w:rFonts w:ascii="Times New Roman" w:hAnsi="Times New Roman" w:eastAsia="Times New Roman" w:cs="Times New Roman"/>
                <w:color w:val="000000"/>
                <w:sz w:val="24"/>
                <w:u w:val="none"/>
              </w:rPr>
              <w:t xml:space="preserve">hots (Figure F1) or medium shots (Figure F4), emphasize the key elements and reinforce the message. Across all posters, certain elements are made salient to grab the attention: Figure F1 emphasizes the model’s face and foundation bottles; Figure F2 highlig</w:t>
            </w:r>
            <w:r>
              <w:rPr>
                <w:rFonts w:ascii="Times New Roman" w:hAnsi="Times New Roman" w:eastAsia="Times New Roman" w:cs="Times New Roman"/>
                <w:color w:val="000000"/>
                <w:sz w:val="24"/>
                <w:u w:val="none"/>
              </w:rPr>
              <w:t xml:space="preserve">hts the model’s smile and perfume; Figure F3 makes the red coat highly salient through color and positioning; Figure F4 emphasizes the statistic "8 из 10" and the brand logo; Figure F5 focuses on the model and clothing; and Figure F6 draws attention to the</w:t>
            </w:r>
            <w:r>
              <w:rPr>
                <w:rFonts w:ascii="Times New Roman" w:hAnsi="Times New Roman" w:eastAsia="Times New Roman" w:cs="Times New Roman"/>
                <w:color w:val="000000"/>
                <w:sz w:val="24"/>
                <w:u w:val="none"/>
              </w:rPr>
              <w:t xml:space="preserve"> model’s face and lipstick. This salience ensures immediate focus on the intended message or product.</w:t>
            </w:r>
            <w:r/>
          </w:p>
        </w:tc>
      </w:tr>
      <w:tr>
        <w:tblPrEx/>
        <w:trPr>
          <w:trHeight w:val="267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Modality: </w:t>
            </w:r>
            <w:r>
              <w:rPr>
                <w:rFonts w:ascii="Times New Roman" w:hAnsi="Times New Roman" w:eastAsia="Times New Roman" w:cs="Times New Roman"/>
                <w:color w:val="000000"/>
                <w:sz w:val="24"/>
                <w:u w:val="none"/>
              </w:rPr>
              <w:t xml:space="preserve">how realistic, credible or authentic the visual image is, color saturation, sharpness of lines, depth of field, and their effects on meaning creation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Most</w:t>
            </w:r>
            <w:r>
              <w:rPr>
                <w:rFonts w:ascii="Times New Roman" w:hAnsi="Times New Roman" w:eastAsia="Times New Roman" w:cs="Times New Roman"/>
                <w:color w:val="000000"/>
                <w:sz w:val="24"/>
                <w:u w:val="none"/>
              </w:rPr>
              <w:t xml:space="preserve"> posters (Figures F1, F2, F4, F5, F6) emphasize a high degree of realism achieved through photography and lighting. This enhances the credibility of the images, making them appear authentic and appealing. For example, Figures F1, F2, F4, F6 explicitly ment</w:t>
            </w:r>
            <w:r>
              <w:rPr>
                <w:rFonts w:ascii="Times New Roman" w:hAnsi="Times New Roman" w:eastAsia="Times New Roman" w:cs="Times New Roman"/>
                <w:color w:val="000000"/>
                <w:sz w:val="24"/>
                <w:u w:val="none"/>
              </w:rPr>
              <w:t xml:space="preserve">ion professio</w:t>
            </w:r>
            <w:r>
              <w:rPr>
                <w:rFonts w:ascii="Times New Roman" w:hAnsi="Times New Roman" w:eastAsia="Times New Roman" w:cs="Times New Roman"/>
                <w:color w:val="000000"/>
                <w:sz w:val="24"/>
                <w:u w:val="none"/>
              </w:rPr>
              <w:t xml:space="preserve">nal photography and retouching that contribute to a realistic and polished look. A common technique across these posters is the use of shallow depth of field (Figures F1, F2, F4, F5, F6), which directs the viewer’s focus toward the main subject or object. </w:t>
            </w:r>
            <w:r>
              <w:rPr>
                <w:rFonts w:ascii="Times New Roman" w:hAnsi="Times New Roman" w:eastAsia="Times New Roman" w:cs="Times New Roman"/>
                <w:color w:val="000000"/>
                <w:sz w:val="24"/>
                <w:u w:val="none"/>
              </w:rPr>
              <w:t xml:space="preserve">This creates a sense of intimacy and emphasis on key features. All posters highlight sharpness and clarity in their images which helps in showcasing details such as makeup, clothing textures, or product features. This sharpness enha</w:t>
            </w:r>
            <w:r>
              <w:rPr>
                <w:rFonts w:ascii="Times New Roman" w:hAnsi="Times New Roman" w:eastAsia="Times New Roman" w:cs="Times New Roman"/>
                <w:color w:val="000000"/>
                <w:sz w:val="24"/>
                <w:u w:val="none"/>
              </w:rPr>
              <w:t xml:space="preserve">nces the overall quality and visual impact. However, there is variation in color saturation among the posters. Figure F2 exhibits high saturation with bright, cheerful colors like yellow, conveying a summery and lively mood. Conversely, Figures F1 and F4 f</w:t>
            </w:r>
            <w:r>
              <w:rPr>
                <w:rFonts w:ascii="Times New Roman" w:hAnsi="Times New Roman" w:eastAsia="Times New Roman" w:cs="Times New Roman"/>
                <w:color w:val="000000"/>
                <w:sz w:val="24"/>
                <w:u w:val="none"/>
              </w:rPr>
              <w:t xml:space="preserve">eature more muted, low to moderate saturation, creating calming, natural, or soft aesthetics. Figure F3 employs high saturation specifically to make the red coat stand out against a black-and-white background, emphasizing its importance. Figure F5 uses a p</w:t>
            </w:r>
            <w:r>
              <w:rPr>
                <w:rFonts w:ascii="Times New Roman" w:hAnsi="Times New Roman" w:eastAsia="Times New Roman" w:cs="Times New Roman"/>
                <w:color w:val="000000"/>
                <w:sz w:val="24"/>
                <w:u w:val="none"/>
              </w:rPr>
              <w:t xml:space="preserve">redominantly neutral palette. Finally, Figure F6 features high saturation, notably in the red lipstick, emphasizing allure and desirability.</w:t>
            </w:r>
            <w:r/>
          </w:p>
        </w:tc>
      </w:tr>
      <w:tr>
        <w:tblPrEx/>
        <w:trPr>
          <w:trHeight w:val="957"/>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Color: </w:t>
            </w:r>
            <w:r>
              <w:rPr>
                <w:rFonts w:ascii="Times New Roman" w:hAnsi="Times New Roman" w:eastAsia="Times New Roman" w:cs="Times New Roman"/>
                <w:color w:val="000000"/>
                <w:sz w:val="24"/>
                <w:u w:val="none"/>
              </w:rPr>
              <w:t xml:space="preserve">dominant colors, use of color symbolism, role of color in the construction of meaning and the relation to the visual narrative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posters use color to evoke specific emotions and associations that align with the product or service being advertised. The colors influence how the product is viewed and the impression it leaves on the consumer. For instance, Figure F1 uses soft beige </w:t>
            </w:r>
            <w:r>
              <w:rPr>
                <w:rFonts w:ascii="Times New Roman" w:hAnsi="Times New Roman" w:eastAsia="Times New Roman" w:cs="Times New Roman"/>
                <w:color w:val="000000"/>
                <w:sz w:val="24"/>
                <w:u w:val="none"/>
              </w:rPr>
              <w:t xml:space="preserve">and peach tones to evoke calm, relaxation, natural beauty, and support; Figure F2 employs bright yellow and peachy or coral tones for a sunny, energetic, and optimistic feel; Figure F3 utilizes red, black, and white to convey boldness, energy, passion, sop</w:t>
            </w:r>
            <w:r>
              <w:rPr>
                <w:rFonts w:ascii="Times New Roman" w:hAnsi="Times New Roman" w:eastAsia="Times New Roman" w:cs="Times New Roman"/>
                <w:color w:val="000000"/>
                <w:sz w:val="24"/>
                <w:u w:val="none"/>
              </w:rPr>
              <w:t xml:space="preserve">histication, and contrast; Figure F4 uses soft blues, creams, and golds to create a sense of serenity, spaciousness, luxury, and aspiration; Figure F5 favors white, gray, black, and muted blue and gray for cleanliness, modernity, simplicity, and soph</w:t>
            </w:r>
            <w:r>
              <w:rPr>
                <w:rFonts w:ascii="Times New Roman" w:hAnsi="Times New Roman" w:eastAsia="Times New Roman" w:cs="Times New Roman"/>
                <w:color w:val="000000"/>
                <w:sz w:val="24"/>
                <w:u w:val="none"/>
              </w:rPr>
              <w:t xml:space="preserve">istication, with a red color to draw the eye to the buy button; and Figure F6 utilizes pink and red to evoke love, romance, femininity, passion, attractiveness, and energy.</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Expressive means &amp; Stylistic devices</w:t>
            </w:r>
            <w:r>
              <w:rPr>
                <w:rFonts w:ascii="Times New Roman" w:hAnsi="Times New Roman" w:eastAsia="Times New Roman" w:cs="Times New Roman"/>
                <w:b/>
                <w:color w:val="000000"/>
                <w:sz w:val="24"/>
                <w:highlight w:val="white"/>
                <w:u w:val="none"/>
              </w:rPr>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105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Phonetic level:</w:t>
            </w:r>
            <w:r>
              <w:rPr>
                <w:rFonts w:ascii="Times New Roman" w:hAnsi="Times New Roman" w:eastAsia="Times New Roman" w:cs="Times New Roman"/>
                <w:color w:val="000000"/>
                <w:sz w:val="24"/>
                <w:u w:val="none"/>
              </w:rPr>
              <w:t xml:space="preserve"> euphony, onomatopoeia, alliteration, rhyme, rhythm</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Figure F3 employs alliteration: </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i/>
                <w:color w:val="000000"/>
                <w:sz w:val="24"/>
                <w:u w:val="single"/>
              </w:rPr>
              <w:t xml:space="preserve">c</w:t>
            </w:r>
            <w:r>
              <w:rPr>
                <w:rFonts w:ascii="Times New Roman" w:hAnsi="Times New Roman" w:eastAsia="Times New Roman" w:cs="Times New Roman"/>
                <w:i/>
                <w:color w:val="000000"/>
                <w:sz w:val="24"/>
                <w:u w:val="none"/>
              </w:rPr>
              <w:t xml:space="preserve">огревайся...</w:t>
            </w:r>
            <w:r>
              <w:rPr>
                <w:rFonts w:ascii="Times New Roman" w:hAnsi="Times New Roman" w:eastAsia="Times New Roman" w:cs="Times New Roman"/>
                <w:i/>
                <w:color w:val="000000"/>
                <w:sz w:val="24"/>
                <w:u w:val="single"/>
              </w:rPr>
              <w:t xml:space="preserve">с</w:t>
            </w:r>
            <w:r>
              <w:rPr>
                <w:rFonts w:ascii="Times New Roman" w:hAnsi="Times New Roman" w:eastAsia="Times New Roman" w:cs="Times New Roman"/>
                <w:i/>
                <w:color w:val="000000"/>
                <w:sz w:val="24"/>
                <w:u w:val="none"/>
              </w:rPr>
              <w:t xml:space="preserve">ерую...</w:t>
            </w:r>
            <w:r>
              <w:rPr>
                <w:rFonts w:ascii="Times New Roman" w:hAnsi="Times New Roman" w:eastAsia="Times New Roman" w:cs="Times New Roman"/>
                <w:i/>
                <w:color w:val="000000"/>
                <w:sz w:val="24"/>
                <w:u w:val="single"/>
              </w:rPr>
              <w:t xml:space="preserve">с</w:t>
            </w:r>
            <w:r>
              <w:rPr>
                <w:rFonts w:ascii="Times New Roman" w:hAnsi="Times New Roman" w:eastAsia="Times New Roman" w:cs="Times New Roman"/>
                <w:i/>
                <w:color w:val="000000"/>
                <w:sz w:val="24"/>
                <w:u w:val="none"/>
              </w:rPr>
              <w:t xml:space="preserve">езона"</w:t>
            </w:r>
            <w:r>
              <w:rPr>
                <w:rFonts w:ascii="Times New Roman" w:hAnsi="Times New Roman" w:eastAsia="Times New Roman" w:cs="Times New Roman"/>
                <w:color w:val="000000"/>
                <w:sz w:val="24"/>
                <w:u w:val="none"/>
              </w:rPr>
              <w:t xml:space="preserve"> (repetition of [s] sound) creates a soothing, whisper-like quality, also </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i/>
                <w:color w:val="000000"/>
                <w:sz w:val="24"/>
                <w:u w:val="single"/>
              </w:rPr>
              <w:t xml:space="preserve">х</w:t>
            </w:r>
            <w:r>
              <w:rPr>
                <w:rFonts w:ascii="Times New Roman" w:hAnsi="Times New Roman" w:eastAsia="Times New Roman" w:cs="Times New Roman"/>
                <w:i/>
                <w:color w:val="000000"/>
                <w:sz w:val="24"/>
                <w:u w:val="none"/>
              </w:rPr>
              <w:t xml:space="preserve">олоду...</w:t>
            </w:r>
            <w:r>
              <w:rPr>
                <w:rFonts w:ascii="Times New Roman" w:hAnsi="Times New Roman" w:eastAsia="Times New Roman" w:cs="Times New Roman"/>
                <w:i/>
                <w:color w:val="000000"/>
                <w:sz w:val="24"/>
                <w:u w:val="single"/>
              </w:rPr>
              <w:t xml:space="preserve">х</w:t>
            </w:r>
            <w:r>
              <w:rPr>
                <w:rFonts w:ascii="Times New Roman" w:hAnsi="Times New Roman" w:eastAsia="Times New Roman" w:cs="Times New Roman"/>
                <w:i/>
                <w:color w:val="000000"/>
                <w:sz w:val="24"/>
                <w:u w:val="none"/>
              </w:rPr>
              <w:t xml:space="preserve">орошего...</w:t>
            </w:r>
            <w:r>
              <w:rPr>
                <w:rFonts w:ascii="Times New Roman" w:hAnsi="Times New Roman" w:eastAsia="Times New Roman" w:cs="Times New Roman"/>
                <w:i/>
                <w:color w:val="000000"/>
                <w:sz w:val="24"/>
                <w:u w:val="single"/>
              </w:rPr>
              <w:t xml:space="preserve">к</w:t>
            </w:r>
            <w:r>
              <w:rPr>
                <w:rFonts w:ascii="Times New Roman" w:hAnsi="Times New Roman" w:eastAsia="Times New Roman" w:cs="Times New Roman"/>
                <w:i/>
                <w:color w:val="000000"/>
                <w:sz w:val="24"/>
                <w:u w:val="none"/>
              </w:rPr>
              <w:t xml:space="preserve">расо</w:t>
            </w:r>
            <w:r>
              <w:rPr>
                <w:rFonts w:ascii="Times New Roman" w:hAnsi="Times New Roman" w:eastAsia="Times New Roman" w:cs="Times New Roman"/>
                <w:i/>
                <w:color w:val="000000"/>
                <w:sz w:val="24"/>
                <w:u w:val="single"/>
              </w:rPr>
              <w:t xml:space="preserve">к</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color w:val="000000"/>
                <w:sz w:val="24"/>
                <w:u w:val="none"/>
              </w:rPr>
              <w:t xml:space="preserve">, where [h] and [k] sounds may represent the contrast between cold and warmth, whereas Figure F5 utilizes rhythm in phrase </w:t>
            </w:r>
            <w:r>
              <w:rPr>
                <w:rFonts w:ascii="Times New Roman" w:hAnsi="Times New Roman" w:eastAsia="Times New Roman" w:cs="Times New Roman"/>
                <w:i/>
                <w:color w:val="000000"/>
                <w:sz w:val="24"/>
                <w:u w:val="none"/>
              </w:rPr>
              <w:t xml:space="preserve">“будь на стиле с позитивом”</w:t>
            </w:r>
            <w:r>
              <w:rPr>
                <w:rFonts w:ascii="Times New Roman" w:hAnsi="Times New Roman" w:eastAsia="Times New Roman" w:cs="Times New Roman"/>
                <w:color w:val="000000"/>
                <w:sz w:val="24"/>
                <w:u w:val="none"/>
              </w:rPr>
              <w:t xml:space="preserve"> to make them easy to remember.</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Morphological level: </w:t>
            </w:r>
            <w:r>
              <w:rPr>
                <w:rFonts w:ascii="Times New Roman" w:hAnsi="Times New Roman" w:eastAsia="Times New Roman" w:cs="Times New Roman"/>
                <w:color w:val="000000"/>
                <w:sz w:val="24"/>
                <w:u w:val="none"/>
              </w:rPr>
              <w:t xml:space="preserve">transposition of parts of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On the morphological level Figure F1 transforms abstract concept </w:t>
            </w:r>
            <w:r>
              <w:rPr>
                <w:rFonts w:ascii="Times New Roman" w:hAnsi="Times New Roman" w:eastAsia="Times New Roman" w:cs="Times New Roman"/>
                <w:i/>
                <w:color w:val="000000"/>
                <w:sz w:val="24"/>
                <w:u w:val="none"/>
              </w:rPr>
              <w:t xml:space="preserve">"антистресс"</w:t>
            </w:r>
            <w:r>
              <w:rPr>
                <w:rFonts w:ascii="Times New Roman" w:hAnsi="Times New Roman" w:eastAsia="Times New Roman" w:cs="Times New Roman"/>
                <w:color w:val="000000"/>
                <w:sz w:val="24"/>
                <w:u w:val="none"/>
              </w:rPr>
              <w:t xml:space="preserve"> into product feature in </w:t>
            </w:r>
            <w:r>
              <w:rPr>
                <w:rFonts w:ascii="Times New Roman" w:hAnsi="Times New Roman" w:eastAsia="Times New Roman" w:cs="Times New Roman"/>
                <w:i/>
                <w:color w:val="000000"/>
                <w:sz w:val="24"/>
                <w:u w:val="none"/>
              </w:rPr>
              <w:t xml:space="preserve">“основа-антистресс”</w:t>
            </w:r>
            <w:r>
              <w:rPr>
                <w:rFonts w:ascii="Times New Roman" w:hAnsi="Times New Roman" w:eastAsia="Times New Roman" w:cs="Times New Roman"/>
                <w:color w:val="000000"/>
                <w:sz w:val="24"/>
                <w:u w:val="none"/>
              </w:rPr>
              <w:t xml:space="preserve">.</w:t>
            </w:r>
            <w:r/>
          </w:p>
        </w:tc>
      </w:tr>
      <w:tr>
        <w:tblPrEx/>
        <w:trPr>
          <w:trHeight w:val="2658"/>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Lexical level: </w:t>
            </w:r>
            <w:r>
              <w:rPr>
                <w:rFonts w:ascii="Times New Roman" w:hAnsi="Times New Roman" w:eastAsia="Times New Roman" w:cs="Times New Roman"/>
                <w:color w:val="000000"/>
                <w:sz w:val="24"/>
                <w:u w:val="none"/>
              </w:rPr>
              <w:t xml:space="preserve">metaphor, metonymy, pun, epithet, hyperbole, euphemism, antonomasia, oxymoron, zeugma</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posters utilize various rhetorical devices to enhance their messages, often employing metaphors, hyperboles, epithets, personification, and oxymorons to create vivid and persuasive imagery. Many posters use metaphors to evoke sensory or emotional assoc</w:t>
            </w:r>
            <w:r>
              <w:rPr>
                <w:rFonts w:ascii="Times New Roman" w:hAnsi="Times New Roman" w:eastAsia="Times New Roman" w:cs="Times New Roman"/>
                <w:color w:val="000000"/>
                <w:sz w:val="24"/>
                <w:u w:val="none"/>
              </w:rPr>
              <w:t xml:space="preserve">iations. For example, Figure F1 employs "основа стирает следы" as a correction fluid, emphasizing its effectiveness in improving appearance. Similarly, Figure F2 describes the perfume with the metaphor </w:t>
            </w:r>
            <w:r>
              <w:rPr>
                <w:rFonts w:ascii="Times New Roman" w:hAnsi="Times New Roman" w:eastAsia="Times New Roman" w:cs="Times New Roman"/>
                <w:i/>
                <w:color w:val="000000"/>
                <w:sz w:val="24"/>
                <w:u w:val="none"/>
              </w:rPr>
              <w:t xml:space="preserve">"солнечное сияние"</w:t>
            </w:r>
            <w:r>
              <w:rPr>
                <w:rFonts w:ascii="Times New Roman" w:hAnsi="Times New Roman" w:eastAsia="Times New Roman" w:cs="Times New Roman"/>
                <w:color w:val="000000"/>
                <w:sz w:val="24"/>
                <w:u w:val="none"/>
              </w:rPr>
              <w:t xml:space="preserve">, symbolizing brightness, associating the perfume with the feeling of sunshine. Figure F6 further employs metaphor with </w:t>
            </w:r>
            <w:r>
              <w:rPr>
                <w:rFonts w:ascii="Times New Roman" w:hAnsi="Times New Roman" w:eastAsia="Times New Roman" w:cs="Times New Roman"/>
                <w:i/>
                <w:color w:val="000000"/>
                <w:sz w:val="24"/>
                <w:u w:val="none"/>
              </w:rPr>
              <w:t xml:space="preserve">"винный поцелуй"</w:t>
            </w:r>
            <w:r>
              <w:rPr>
                <w:rFonts w:ascii="Times New Roman" w:hAnsi="Times New Roman" w:eastAsia="Times New Roman" w:cs="Times New Roman"/>
                <w:color w:val="000000"/>
                <w:sz w:val="24"/>
                <w:u w:val="none"/>
              </w:rPr>
              <w:t xml:space="preserve">, equating lipstick color to an intimate experience. Hyperboles are also frequently used across all posters to assert superiority or exaggerate qualities. Figure F1 claims the makeup "</w:t>
            </w:r>
            <w:r>
              <w:rPr>
                <w:rFonts w:ascii="Times New Roman" w:hAnsi="Times New Roman" w:eastAsia="Times New Roman" w:cs="Times New Roman"/>
                <w:i/>
                <w:color w:val="000000"/>
                <w:sz w:val="24"/>
                <w:u w:val="none"/>
              </w:rPr>
              <w:t xml:space="preserve">улучшает... на весь день"</w:t>
            </w:r>
            <w:r>
              <w:rPr>
                <w:rFonts w:ascii="Times New Roman" w:hAnsi="Times New Roman" w:eastAsia="Times New Roman" w:cs="Times New Roman"/>
                <w:color w:val="000000"/>
                <w:sz w:val="24"/>
                <w:u w:val="none"/>
              </w:rPr>
              <w:t xml:space="preserve">, representing an absolute effect of the foundation. Figure F2 exaggerates the attractiveness of their products with phrase like </w:t>
            </w:r>
            <w:r>
              <w:rPr>
                <w:rFonts w:ascii="Times New Roman" w:hAnsi="Times New Roman" w:eastAsia="Times New Roman" w:cs="Times New Roman"/>
                <w:i/>
                <w:color w:val="000000"/>
                <w:sz w:val="24"/>
                <w:u w:val="none"/>
              </w:rPr>
              <w:t xml:space="preserve">"все, что нужно для красоты твоей кожи"</w:t>
            </w:r>
            <w:r>
              <w:rPr>
                <w:rFonts w:ascii="Times New Roman" w:hAnsi="Times New Roman" w:eastAsia="Times New Roman" w:cs="Times New Roman"/>
                <w:color w:val="000000"/>
                <w:sz w:val="24"/>
                <w:u w:val="none"/>
              </w:rPr>
              <w:t xml:space="preserve">, emphasizing completeness and appeal. Figure F3 has </w:t>
            </w:r>
            <w:r>
              <w:rPr>
                <w:rFonts w:ascii="Times New Roman" w:hAnsi="Times New Roman" w:eastAsia="Times New Roman" w:cs="Times New Roman"/>
                <w:i/>
                <w:color w:val="000000"/>
                <w:sz w:val="24"/>
                <w:u w:val="none"/>
              </w:rPr>
              <w:t xml:space="preserve">"самое стильное пальто"</w:t>
            </w:r>
            <w:r>
              <w:rPr>
                <w:rFonts w:ascii="Times New Roman" w:hAnsi="Times New Roman" w:eastAsia="Times New Roman" w:cs="Times New Roman"/>
                <w:color w:val="000000"/>
                <w:sz w:val="24"/>
                <w:u w:val="none"/>
              </w:rPr>
              <w:t xml:space="preserve">, asserting its top superiority, while Figure F6 describes the lipstick as </w:t>
            </w:r>
            <w:r>
              <w:rPr>
                <w:rFonts w:ascii="Times New Roman" w:hAnsi="Times New Roman" w:eastAsia="Times New Roman" w:cs="Times New Roman"/>
                <w:i/>
                <w:color w:val="000000"/>
                <w:sz w:val="24"/>
                <w:u w:val="none"/>
              </w:rPr>
              <w:t xml:space="preserve">"непревзойдённой”</w:t>
            </w:r>
            <w:r>
              <w:rPr>
                <w:rFonts w:ascii="Times New Roman" w:hAnsi="Times New Roman" w:eastAsia="Times New Roman" w:cs="Times New Roman"/>
                <w:color w:val="000000"/>
                <w:sz w:val="24"/>
                <w:u w:val="none"/>
              </w:rPr>
              <w:t xml:space="preserve">, implying it exceeds all competitors. Also, phraseologism </w:t>
            </w:r>
            <w:r>
              <w:rPr>
                <w:rFonts w:ascii="Times New Roman" w:hAnsi="Times New Roman" w:eastAsia="Times New Roman" w:cs="Times New Roman"/>
                <w:i/>
                <w:color w:val="000000"/>
                <w:sz w:val="24"/>
                <w:u w:val="none"/>
              </w:rPr>
              <w:t xml:space="preserve">"залог здоровья”</w:t>
            </w:r>
            <w:r>
              <w:rPr>
                <w:rFonts w:ascii="Times New Roman" w:hAnsi="Times New Roman" w:eastAsia="Times New Roman" w:cs="Times New Roman"/>
                <w:color w:val="000000"/>
                <w:sz w:val="24"/>
                <w:u w:val="none"/>
              </w:rPr>
              <w:t xml:space="preserve"> appears to describe the states for "guarantee of health" or "key to health". Moreover, epithets are used to add descriptive richness and appeal to the products. Figure F1 describes the foundation as </w:t>
            </w:r>
            <w:r>
              <w:rPr>
                <w:rFonts w:ascii="Times New Roman" w:hAnsi="Times New Roman" w:eastAsia="Times New Roman" w:cs="Times New Roman"/>
                <w:i/>
                <w:color w:val="000000"/>
                <w:sz w:val="24"/>
                <w:u w:val="none"/>
              </w:rPr>
              <w:t xml:space="preserve">"новая адаптивная"</w:t>
            </w:r>
            <w:r>
              <w:rPr>
                <w:rFonts w:ascii="Times New Roman" w:hAnsi="Times New Roman" w:eastAsia="Times New Roman" w:cs="Times New Roman"/>
                <w:color w:val="000000"/>
                <w:sz w:val="24"/>
                <w:u w:val="none"/>
              </w:rPr>
              <w:t xml:space="preserve">, highlighting modernity. Figure F2 employs </w:t>
            </w:r>
            <w:r>
              <w:rPr>
                <w:rFonts w:ascii="Times New Roman" w:hAnsi="Times New Roman" w:eastAsia="Times New Roman" w:cs="Times New Roman"/>
                <w:i/>
                <w:color w:val="000000"/>
                <w:sz w:val="24"/>
                <w:u w:val="none"/>
              </w:rPr>
              <w:t xml:space="preserve">"завораживающих летних ароматов”</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 "специальных летних"</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"новый блеск"</w:t>
            </w:r>
            <w:r>
              <w:rPr>
                <w:rFonts w:ascii="Times New Roman" w:hAnsi="Times New Roman" w:eastAsia="Times New Roman" w:cs="Times New Roman"/>
                <w:color w:val="000000"/>
                <w:sz w:val="24"/>
                <w:u w:val="none"/>
              </w:rPr>
              <w:t xml:space="preserve">  to describe the perfumes and lip gloss. Figure F3 employs epithets like </w:t>
            </w:r>
            <w:r>
              <w:rPr>
                <w:rFonts w:ascii="Times New Roman" w:hAnsi="Times New Roman" w:eastAsia="Times New Roman" w:cs="Times New Roman"/>
                <w:i/>
                <w:color w:val="000000"/>
                <w:sz w:val="24"/>
                <w:u w:val="none"/>
              </w:rPr>
              <w:t xml:space="preserve">"теплое пальто" </w:t>
            </w:r>
            <w:r>
              <w:rPr>
                <w:rFonts w:ascii="Times New Roman" w:hAnsi="Times New Roman" w:eastAsia="Times New Roman" w:cs="Times New Roman"/>
                <w:color w:val="000000"/>
                <w:sz w:val="24"/>
                <w:u w:val="none"/>
              </w:rPr>
              <w:t xml:space="preserve">and </w:t>
            </w:r>
            <w:r>
              <w:rPr>
                <w:rFonts w:ascii="Times New Roman" w:hAnsi="Times New Roman" w:eastAsia="Times New Roman" w:cs="Times New Roman"/>
                <w:i/>
                <w:color w:val="000000"/>
                <w:sz w:val="24"/>
                <w:u w:val="none"/>
              </w:rPr>
              <w:t xml:space="preserve">"хорошего настроения"</w:t>
            </w:r>
            <w:r>
              <w:rPr>
                <w:rFonts w:ascii="Times New Roman" w:hAnsi="Times New Roman" w:eastAsia="Times New Roman" w:cs="Times New Roman"/>
                <w:color w:val="000000"/>
                <w:sz w:val="24"/>
                <w:u w:val="none"/>
              </w:rPr>
              <w:t xml:space="preserve"> to evoke emotional warmth and positivity. Figure F4 uses </w:t>
            </w:r>
            <w:r>
              <w:rPr>
                <w:rFonts w:ascii="Times New Roman" w:hAnsi="Times New Roman" w:eastAsia="Times New Roman" w:cs="Times New Roman"/>
                <w:i/>
                <w:color w:val="000000"/>
                <w:sz w:val="24"/>
                <w:u w:val="none"/>
              </w:rPr>
              <w:t xml:space="preserve">"головокружительные результаты тестирования"</w:t>
            </w:r>
            <w:r>
              <w:rPr>
                <w:rFonts w:ascii="Times New Roman" w:hAnsi="Times New Roman" w:eastAsia="Times New Roman" w:cs="Times New Roman"/>
                <w:color w:val="000000"/>
                <w:sz w:val="24"/>
                <w:u w:val="none"/>
              </w:rPr>
              <w:t xml:space="preserve"> to highlight impressive outcomes, while Figure F5 describes items as</w:t>
            </w:r>
            <w:r>
              <w:rPr>
                <w:rFonts w:ascii="Times New Roman" w:hAnsi="Times New Roman" w:eastAsia="Times New Roman" w:cs="Times New Roman"/>
                <w:i/>
                <w:color w:val="000000"/>
                <w:sz w:val="24"/>
                <w:u w:val="none"/>
              </w:rPr>
              <w:t xml:space="preserve"> "cтильные вещи"</w:t>
            </w:r>
            <w:r>
              <w:rPr>
                <w:rFonts w:ascii="Times New Roman" w:hAnsi="Times New Roman" w:eastAsia="Times New Roman" w:cs="Times New Roman"/>
                <w:color w:val="000000"/>
                <w:sz w:val="24"/>
                <w:u w:val="none"/>
              </w:rPr>
              <w:t xml:space="preserve"> and prices as </w:t>
            </w:r>
            <w:r>
              <w:rPr>
                <w:rFonts w:ascii="Times New Roman" w:hAnsi="Times New Roman" w:eastAsia="Times New Roman" w:cs="Times New Roman"/>
                <w:i/>
                <w:color w:val="000000"/>
                <w:sz w:val="24"/>
                <w:u w:val="none"/>
              </w:rPr>
              <w:t xml:space="preserve">"позитивным ценам"</w:t>
            </w:r>
            <w:r>
              <w:rPr>
                <w:rFonts w:ascii="Times New Roman" w:hAnsi="Times New Roman" w:eastAsia="Times New Roman" w:cs="Times New Roman"/>
                <w:color w:val="000000"/>
                <w:sz w:val="24"/>
                <w:u w:val="none"/>
              </w:rPr>
              <w:t xml:space="preserve"> to suggest value and trendiness. Figure F6 also uses poetic color epithets like </w:t>
            </w:r>
            <w:r>
              <w:rPr>
                <w:rFonts w:ascii="Times New Roman" w:hAnsi="Times New Roman" w:eastAsia="Times New Roman" w:cs="Times New Roman"/>
                <w:i/>
                <w:color w:val="000000"/>
                <w:sz w:val="24"/>
                <w:u w:val="none"/>
              </w:rPr>
              <w:t xml:space="preserve">“нежный розовый”</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“тёплая корица”</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“цветущий пион”</w:t>
            </w:r>
            <w:r>
              <w:rPr>
                <w:rFonts w:ascii="Times New Roman" w:hAnsi="Times New Roman" w:eastAsia="Times New Roman" w:cs="Times New Roman"/>
                <w:color w:val="000000"/>
                <w:sz w:val="24"/>
                <w:u w:val="none"/>
              </w:rPr>
              <w:t xml:space="preserve">, aiming to evoke sensory and aesthetic appeal. Personification appears notably in Figure F3, where weather is described as </w:t>
            </w:r>
            <w:r>
              <w:rPr>
                <w:rFonts w:ascii="Times New Roman" w:hAnsi="Times New Roman" w:eastAsia="Times New Roman" w:cs="Times New Roman"/>
                <w:i/>
                <w:color w:val="000000"/>
                <w:sz w:val="24"/>
                <w:u w:val="none"/>
              </w:rPr>
              <w:t xml:space="preserve">"холод вносит коррективы"</w:t>
            </w:r>
            <w:r>
              <w:rPr>
                <w:rFonts w:ascii="Times New Roman" w:hAnsi="Times New Roman" w:eastAsia="Times New Roman" w:cs="Times New Roman"/>
                <w:color w:val="000000"/>
                <w:sz w:val="24"/>
                <w:u w:val="none"/>
              </w:rPr>
              <w:t xml:space="preserve">, giving weather an active role. Additionally, oxymorons are used in Figure F3 to highlight visual contrast, contrasting </w:t>
            </w:r>
            <w:r>
              <w:rPr>
                <w:rFonts w:ascii="Times New Roman" w:hAnsi="Times New Roman" w:eastAsia="Times New Roman" w:cs="Times New Roman"/>
                <w:i/>
                <w:color w:val="000000"/>
                <w:sz w:val="24"/>
                <w:u w:val="none"/>
              </w:rPr>
              <w:t xml:space="preserve">"серую и унылую осень"</w:t>
            </w:r>
            <w:r>
              <w:rPr>
                <w:rFonts w:ascii="Times New Roman" w:hAnsi="Times New Roman" w:eastAsia="Times New Roman" w:cs="Times New Roman"/>
                <w:color w:val="000000"/>
                <w:sz w:val="24"/>
                <w:u w:val="none"/>
              </w:rPr>
              <w:t xml:space="preserve"> with </w:t>
            </w:r>
            <w:r>
              <w:rPr>
                <w:rFonts w:ascii="Times New Roman" w:hAnsi="Times New Roman" w:eastAsia="Times New Roman" w:cs="Times New Roman"/>
                <w:i/>
                <w:color w:val="000000"/>
                <w:sz w:val="24"/>
                <w:u w:val="none"/>
              </w:rPr>
              <w:t xml:space="preserve">"ярких красок"</w:t>
            </w:r>
            <w:r>
              <w:rPr>
                <w:rFonts w:ascii="Times New Roman" w:hAnsi="Times New Roman" w:eastAsia="Times New Roman" w:cs="Times New Roman"/>
                <w:color w:val="000000"/>
                <w:sz w:val="24"/>
                <w:u w:val="none"/>
              </w:rPr>
              <w:t xml:space="preserve">, emphasizing the transformative power of their fashion items. </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Phraseological level: </w:t>
            </w:r>
            <w:r>
              <w:rPr>
                <w:rFonts w:ascii="Times New Roman" w:hAnsi="Times New Roman" w:eastAsia="Times New Roman" w:cs="Times New Roman"/>
                <w:color w:val="000000"/>
                <w:sz w:val="24"/>
                <w:u w:val="none"/>
              </w:rPr>
              <w:t xml:space="preserve">allusion, quotation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tc>
      </w:tr>
      <w:tr>
        <w:tblPrEx/>
        <w:trPr>
          <w:trHeight w:val="130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Syntactical level: </w:t>
            </w:r>
            <w:r>
              <w:rPr>
                <w:rFonts w:ascii="Times New Roman" w:hAnsi="Times New Roman" w:eastAsia="Times New Roman" w:cs="Times New Roman"/>
                <w:color w:val="000000"/>
                <w:sz w:val="24"/>
                <w:u w:val="none"/>
              </w:rPr>
              <w:t xml:space="preserve">inversion, parallel constructions, chiasmus, repetition, antithesis, litotes, break-in-narrative, question-in-the-narrative, rhetorical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five</w:t>
            </w:r>
            <w:r>
              <w:rPr>
                <w:rFonts w:ascii="Times New Roman" w:hAnsi="Times New Roman" w:eastAsia="Times New Roman" w:cs="Times New Roman"/>
                <w:color w:val="000000"/>
                <w:sz w:val="24"/>
                <w:u w:val="none"/>
              </w:rPr>
              <w:t xml:space="preserve"> posters (Figures F1, F3, F5, F6) employ different techniques of parallelism, antithesis, and repetition to enhance their effectiveness. For instance, Figure F1 uses parallelism to show the stress and then the relaxing solution provided by the product: pro</w:t>
            </w:r>
            <w:r>
              <w:rPr>
                <w:rFonts w:ascii="Times New Roman" w:hAnsi="Times New Roman" w:eastAsia="Times New Roman" w:cs="Times New Roman"/>
                <w:color w:val="000000"/>
                <w:sz w:val="24"/>
                <w:u w:val="none"/>
              </w:rPr>
              <w:t xml:space="preserve">blem: </w:t>
            </w:r>
            <w:r>
              <w:rPr>
                <w:rFonts w:ascii="Times New Roman" w:hAnsi="Times New Roman" w:eastAsia="Times New Roman" w:cs="Times New Roman"/>
                <w:i/>
                <w:color w:val="000000"/>
                <w:sz w:val="24"/>
                <w:u w:val="none"/>
              </w:rPr>
              <w:t xml:space="preserve">"стресс отражается"</w:t>
            </w:r>
            <w:r>
              <w:rPr>
                <w:rFonts w:ascii="Times New Roman" w:hAnsi="Times New Roman" w:eastAsia="Times New Roman" w:cs="Times New Roman"/>
                <w:color w:val="000000"/>
                <w:sz w:val="24"/>
                <w:u w:val="none"/>
              </w:rPr>
              <w:t xml:space="preserve"> and solution: </w:t>
            </w:r>
            <w:r>
              <w:rPr>
                <w:rFonts w:ascii="Times New Roman" w:hAnsi="Times New Roman" w:eastAsia="Times New Roman" w:cs="Times New Roman"/>
                <w:i/>
                <w:color w:val="000000"/>
                <w:sz w:val="24"/>
                <w:u w:val="none"/>
              </w:rPr>
              <w:t xml:space="preserve">"расслабься!"</w:t>
            </w:r>
            <w:r>
              <w:rPr>
                <w:rFonts w:ascii="Times New Roman" w:hAnsi="Times New Roman" w:eastAsia="Times New Roman" w:cs="Times New Roman"/>
                <w:color w:val="000000"/>
                <w:sz w:val="24"/>
                <w:u w:val="none"/>
              </w:rPr>
              <w:t xml:space="preserve"> as the product; Figure F5 utilizes repetition of the word </w:t>
            </w:r>
            <w:r>
              <w:rPr>
                <w:rFonts w:ascii="Times New Roman" w:hAnsi="Times New Roman" w:eastAsia="Times New Roman" w:cs="Times New Roman"/>
                <w:i/>
                <w:color w:val="000000"/>
                <w:sz w:val="24"/>
                <w:u w:val="none"/>
              </w:rPr>
              <w:t xml:space="preserve">“positive”</w:t>
            </w:r>
            <w:r>
              <w:rPr>
                <w:rFonts w:ascii="Times New Roman" w:hAnsi="Times New Roman" w:eastAsia="Times New Roman" w:cs="Times New Roman"/>
                <w:color w:val="000000"/>
                <w:sz w:val="24"/>
                <w:u w:val="none"/>
              </w:rPr>
              <w:t xml:space="preserve"> to associate the brand with positivity; Figure F6 lists a set of short phrases that have parallel construction: </w:t>
            </w:r>
            <w:r>
              <w:rPr>
                <w:rFonts w:ascii="Times New Roman" w:hAnsi="Times New Roman" w:eastAsia="Times New Roman" w:cs="Times New Roman"/>
                <w:i/>
                <w:color w:val="000000"/>
                <w:sz w:val="24"/>
                <w:u w:val="none"/>
              </w:rPr>
              <w:t xml:space="preserve">"не сушит губы...",</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"плотное покрытие..."</w:t>
            </w:r>
            <w:r>
              <w:rPr>
                <w:rFonts w:ascii="Times New Roman" w:hAnsi="Times New Roman" w:eastAsia="Times New Roman" w:cs="Times New Roman"/>
                <w:color w:val="000000"/>
                <w:sz w:val="24"/>
                <w:u w:val="none"/>
              </w:rPr>
              <w:t xml:space="preserve"> , </w:t>
            </w:r>
            <w:r>
              <w:rPr>
                <w:rFonts w:ascii="Times New Roman" w:hAnsi="Times New Roman" w:eastAsia="Times New Roman" w:cs="Times New Roman"/>
                <w:i/>
                <w:color w:val="000000"/>
                <w:sz w:val="24"/>
                <w:u w:val="none"/>
              </w:rPr>
              <w:t xml:space="preserve">“ультраматовый эффект…”</w:t>
            </w:r>
            <w:r>
              <w:rPr>
                <w:rFonts w:ascii="Times New Roman" w:hAnsi="Times New Roman" w:eastAsia="Times New Roman" w:cs="Times New Roman"/>
                <w:color w:val="000000"/>
                <w:sz w:val="24"/>
                <w:u w:val="none"/>
              </w:rPr>
              <w:t xml:space="preserve">.</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0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Graphical level: </w:t>
            </w:r>
            <w:r>
              <w:rPr>
                <w:rFonts w:ascii="Times New Roman" w:hAnsi="Times New Roman" w:eastAsia="Times New Roman" w:cs="Times New Roman"/>
                <w:color w:val="000000"/>
                <w:sz w:val="24"/>
                <w:u w:val="none"/>
              </w:rPr>
              <w:t xml:space="preserve">punctuation marks, lack of punctuation marks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11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w:t>
            </w:r>
            <w:r>
              <w:rPr>
                <w:rFonts w:ascii="Times New Roman" w:hAnsi="Times New Roman" w:eastAsia="Times New Roman" w:cs="Times New Roman"/>
                <w:color w:val="000000"/>
                <w:sz w:val="24"/>
                <w:u w:val="none"/>
              </w:rPr>
              <w:t xml:space="preserve">ll posters employ bold typography and varying font sizes to highlight important information and draw the viewer's eye. Figures F1 and F2 employ capitalization to shout the product's benefits and use an exclamation mark for what is potentially forced enthus</w:t>
            </w:r>
            <w:r>
              <w:rPr>
                <w:rFonts w:ascii="Times New Roman" w:hAnsi="Times New Roman" w:eastAsia="Times New Roman" w:cs="Times New Roman"/>
                <w:color w:val="000000"/>
                <w:sz w:val="24"/>
                <w:u w:val="none"/>
              </w:rPr>
              <w:t xml:space="preserve">iasm; Figures F3, F4, F5 do not utilize punctuation marks but have a variety of fonts; Figure F6 makes use of bold typography for key statements.</w:t>
            </w:r>
            <w:r/>
          </w:p>
        </w:tc>
      </w:tr>
    </w:tbl>
    <w:p>
      <w:pPr>
        <w:ind w:left="0" w:right="0" w:firstLine="0"/>
        <w:spacing w:before="0" w:after="0" w:line="480" w:lineRule="auto"/>
        <w:rPr>
          <w:b/>
          <w:bCs/>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rPr>
          <w:b/>
          <w:bCs/>
        </w:rPr>
      </w:r>
      <w:r>
        <w:rPr>
          <w:b/>
          <w:bCs/>
        </w:rPr>
      </w:r>
    </w:p>
    <w:p>
      <w:pPr>
        <w:ind w:left="0" w:right="0" w:firstLine="0"/>
        <w:jc w:val="both"/>
        <w:spacing w:before="0" w:after="0" w:line="480" w:lineRule="auto"/>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u w:val="none"/>
        </w:rPr>
        <w:t xml:space="preserve">4.4. Analysis of the Spanish ads of the 2020s </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right="0" w:firstLine="0"/>
        <w:jc w:val="both"/>
        <w:spacing w:before="0" w:after="0" w:line="480" w:lineRule="auto"/>
        <w:rPr>
          <w:rFonts w:ascii="Times New Roman" w:hAnsi="Times New Roman" w:eastAsia="Times New Roman" w:cs="Times New Roman"/>
          <w:b/>
          <w:b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highlight w:val="none"/>
          <w:u w:val="none"/>
        </w:rPr>
        <w:t xml:space="preserve">4.4.1. Analysis of the Spanish social and motivational ads of the 2020s</w:t>
      </w:r>
      <w:r>
        <w:rPr>
          <w:rFonts w:ascii="Times New Roman" w:hAnsi="Times New Roman" w:eastAsia="Times New Roman" w:cs="Times New Roman"/>
          <w:color w:val="000000"/>
          <w:sz w:val="24"/>
          <w:highlight w:val="none"/>
          <w:u w:val="none"/>
        </w:rPr>
        <w:t xml:space="preserve"> </w:t>
      </w:r>
      <w:r>
        <w:rPr>
          <w:rFonts w:ascii="Times New Roman" w:hAnsi="Times New Roman" w:eastAsia="Times New Roman" w:cs="Times New Roman"/>
          <w:b/>
          <w:bCs/>
          <w:color w:val="000000"/>
          <w:sz w:val="24"/>
          <w:highlight w:val="none"/>
          <w:u w:val="none"/>
        </w:rPr>
        <w:t xml:space="preserve">(see Figure G)</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tbl>
      <w:tblPr>
        <w:tblStyle w:val="73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35"/>
        <w:gridCol w:w="6085"/>
      </w:tblGrid>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Category</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Identified Examples</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Visual elements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309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Representational processes: </w:t>
            </w:r>
            <w:r>
              <w:rPr>
                <w:rFonts w:ascii="Times New Roman" w:hAnsi="Times New Roman" w:eastAsia="Times New Roman" w:cs="Times New Roman"/>
                <w:color w:val="000000"/>
                <w:sz w:val="24"/>
                <w:u w:val="none"/>
              </w:rPr>
              <w:t xml:space="preserve">type of processes depicted (narrative, conceptual), use of actors, goals, and circumstances, how are actions and participants represented</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four posters primarily utilize conceptual and symbolic processes, employing symbols and ideas rather than narrative sequences to communicate their messages, aiming to provoke reflection and challenge perceptions. For instance, Figure G1 uses a diverse </w:t>
            </w:r>
            <w:r>
              <w:rPr>
                <w:rFonts w:ascii="Times New Roman" w:hAnsi="Times New Roman" w:eastAsia="Times New Roman" w:cs="Times New Roman"/>
                <w:color w:val="000000"/>
                <w:sz w:val="24"/>
                <w:u w:val="none"/>
              </w:rPr>
              <w:t xml:space="preserve">group of women to symbolize resilience and collective struggle; Figure G2 features a bear trap and a woman in a phone to critique social media's dangers; Figure G3 uses a mousetrap and photo as symbols of social media's trick; Figure G4 depicts a woman in </w:t>
            </w:r>
            <w:r>
              <w:rPr>
                <w:rFonts w:ascii="Times New Roman" w:hAnsi="Times New Roman" w:eastAsia="Times New Roman" w:cs="Times New Roman"/>
                <w:color w:val="000000"/>
                <w:sz w:val="24"/>
                <w:u w:val="none"/>
              </w:rPr>
              <w:t xml:space="preserve">a vul</w:t>
            </w:r>
            <w:r>
              <w:rPr>
                <w:rFonts w:ascii="Times New Roman" w:hAnsi="Times New Roman" w:eastAsia="Times New Roman" w:cs="Times New Roman"/>
                <w:color w:val="000000"/>
                <w:sz w:val="24"/>
                <w:u w:val="none"/>
              </w:rPr>
              <w:t xml:space="preserve">nerable setting to symbolize the hidden realities of drug addiction. These symbolic elements serve as signifiers that evoke ideas beyond literal representation. The aim of these posters is to raise awareness and provoke reflection on social issues. Figure </w:t>
            </w:r>
            <w:r>
              <w:rPr>
                <w:rFonts w:ascii="Times New Roman" w:hAnsi="Times New Roman" w:eastAsia="Times New Roman" w:cs="Times New Roman"/>
                <w:color w:val="000000"/>
                <w:sz w:val="24"/>
                <w:u w:val="none"/>
              </w:rPr>
              <w:t xml:space="preserve">G1 seeks to promote gender equality and celebrate International Women's Day; Figure G2 aims to warn about social media's harmful effects; Figure G3 discusses the trap of social media; Figure G4 highlights the hidden struggles of drug addiction. Each i</w:t>
            </w:r>
            <w:r>
              <w:rPr>
                <w:rFonts w:ascii="Times New Roman" w:hAnsi="Times New Roman" w:eastAsia="Times New Roman" w:cs="Times New Roman"/>
                <w:color w:val="000000"/>
                <w:sz w:val="24"/>
                <w:u w:val="none"/>
              </w:rPr>
              <w:t xml:space="preserve">ntends to influence viewers' perceptions and encourage action or thought. The nature of the actors, females, varies. Figure G1 features a diverse group of women, emphasizing collective strength; Figure G2 centers on an individual woman affected by social m</w:t>
            </w:r>
            <w:r>
              <w:rPr>
                <w:rFonts w:ascii="Times New Roman" w:hAnsi="Times New Roman" w:eastAsia="Times New Roman" w:cs="Times New Roman"/>
                <w:color w:val="000000"/>
                <w:sz w:val="24"/>
                <w:u w:val="none"/>
              </w:rPr>
              <w:t xml:space="preserve">edia, represented through a smartphone, megaphone, and trap; Figure G3 uses a woman as a passive object in a mousetrap, symbolizing social media “frauds”; Figure G4 depicts a solitary woman in an urban environment, embodying vulnerability in addicti</w:t>
            </w:r>
            <w:r>
              <w:rPr>
                <w:rFonts w:ascii="Times New Roman" w:hAnsi="Times New Roman" w:eastAsia="Times New Roman" w:cs="Times New Roman"/>
                <w:color w:val="000000"/>
                <w:sz w:val="24"/>
                <w:u w:val="none"/>
              </w:rPr>
              <w:t xml:space="preserve">on. The specific symbols reflect different issues: gender equality, social media dangers, and drug addiction.</w:t>
            </w:r>
            <w:r/>
          </w:p>
        </w:tc>
      </w:tr>
      <w:tr>
        <w:tblPrEx/>
        <w:trPr>
          <w:trHeight w:val="267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Interactive processes: </w:t>
            </w:r>
            <w:r>
              <w:rPr>
                <w:rFonts w:ascii="Times New Roman" w:hAnsi="Times New Roman" w:eastAsia="Times New Roman" w:cs="Times New Roman"/>
                <w:color w:val="000000"/>
                <w:sz w:val="24"/>
                <w:u w:val="none"/>
              </w:rPr>
              <w:t xml:space="preserve">how the images engage with the viewer (direct address, implied viewers), role of gaze, demand or offer images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four</w:t>
            </w:r>
            <w:r>
              <w:rPr>
                <w:rFonts w:ascii="Times New Roman" w:hAnsi="Times New Roman" w:eastAsia="Times New Roman" w:cs="Times New Roman"/>
                <w:color w:val="000000"/>
                <w:sz w:val="24"/>
                <w:u w:val="none"/>
              </w:rPr>
              <w:t xml:space="preserve"> posters (Figures G1, G2, G3, and G4) use visual strategies to influence viewer perception, but they do so in distinct ways. Figure G1 features women's gazes directed away from the viewer or only slightly toward them, which fosters a sense of solidarity an</w:t>
            </w:r>
            <w:r>
              <w:rPr>
                <w:rFonts w:ascii="Times New Roman" w:hAnsi="Times New Roman" w:eastAsia="Times New Roman" w:cs="Times New Roman"/>
                <w:color w:val="000000"/>
                <w:sz w:val="24"/>
                <w:u w:val="none"/>
              </w:rPr>
              <w:t xml:space="preserve">d invites viewers to reflect without demanding immediate action. It acts as a demand image, presenting a world where being a woman is not</w:t>
            </w:r>
            <w:r>
              <w:rPr>
                <w:rFonts w:ascii="Times New Roman" w:hAnsi="Times New Roman" w:eastAsia="Times New Roman" w:cs="Times New Roman"/>
                <w:color w:val="000000"/>
                <w:sz w:val="24"/>
                <w:u w:val="none"/>
              </w:rPr>
              <w:t xml:space="preserve"> a hardship and demanding support for women for a better future. Similarly, Figure G4 shows a woman with closed eyes, cr</w:t>
            </w:r>
            <w:r>
              <w:rPr>
                <w:rFonts w:ascii="Times New Roman" w:hAnsi="Times New Roman" w:eastAsia="Times New Roman" w:cs="Times New Roman"/>
                <w:color w:val="000000"/>
                <w:sz w:val="24"/>
                <w:u w:val="none"/>
              </w:rPr>
              <w:t xml:space="preserve">eating distance and emphasizing feelings of isolation and the need for empathy, serving as a demand. It warns of the devastating consequences of drug addiction and tries to encourage the viewer to be aware of it. In contrast, Figures G2 and G3 do not utili</w:t>
            </w:r>
            <w:r>
              <w:rPr>
                <w:rFonts w:ascii="Times New Roman" w:hAnsi="Times New Roman" w:eastAsia="Times New Roman" w:cs="Times New Roman"/>
                <w:color w:val="000000"/>
                <w:sz w:val="24"/>
                <w:u w:val="none"/>
              </w:rPr>
              <w:t xml:space="preserve">ze direct gaze, instead, they employ visual metaphors designed to provoke reflection rather than direct engagement, encouraging viewers to get the meaning and relationships within the image itself. Despite the absence of a direct gaze, both posters ser</w:t>
            </w:r>
            <w:r>
              <w:rPr>
                <w:rFonts w:ascii="Times New Roman" w:hAnsi="Times New Roman" w:eastAsia="Times New Roman" w:cs="Times New Roman"/>
                <w:color w:val="000000"/>
                <w:sz w:val="24"/>
                <w:u w:val="none"/>
              </w:rPr>
              <w:t xml:space="preserve">ve as demand images, while it does not explicitly command to do something, it tends to reconsider the relationship with social media and unrealistic goals, whereas the mousetrap and the photo in Figure G3 acts as the bait, urging people to fall into th</w:t>
            </w:r>
            <w:r>
              <w:rPr>
                <w:rFonts w:ascii="Times New Roman" w:hAnsi="Times New Roman" w:eastAsia="Times New Roman" w:cs="Times New Roman"/>
                <w:color w:val="000000"/>
                <w:sz w:val="24"/>
                <w:u w:val="none"/>
              </w:rPr>
              <w:t xml:space="preserve">e fake images on social media. This trap causes a potential threat to self-esteem, which acts as another demand to not fall victim.</w:t>
            </w:r>
            <w:r/>
          </w:p>
        </w:tc>
      </w:tr>
      <w:tr>
        <w:tblPrEx/>
        <w:trPr>
          <w:trHeight w:val="390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Compositional meaning: </w:t>
            </w:r>
            <w:r>
              <w:rPr>
                <w:rFonts w:ascii="Times New Roman" w:hAnsi="Times New Roman" w:eastAsia="Times New Roman" w:cs="Times New Roman"/>
                <w:color w:val="000000"/>
                <w:sz w:val="24"/>
                <w:u w:val="none"/>
              </w:rPr>
              <w:t xml:space="preserve">placement of elements (given/new), use of information value (left/right, top/bottom), balance, framing and its effect on message importance, salience of depicted characters/objects, how they construct the message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Regarding the placement of elements and their information value, each poster strategically positions key visuals to direct viewer attention. Figure G1 balances text and imagery, with the sponsoring organizations at the top and the diverse women fighting fo</w:t>
            </w:r>
            <w:r>
              <w:rPr>
                <w:rFonts w:ascii="Times New Roman" w:hAnsi="Times New Roman" w:eastAsia="Times New Roman" w:cs="Times New Roman"/>
                <w:color w:val="000000"/>
                <w:sz w:val="24"/>
                <w:u w:val="none"/>
              </w:rPr>
              <w:t xml:space="preserve">r equality at the bottom, with the central message prominently displayed. Figure G2 places the smartphone within a trap at the center, with the upper section showing a woman with a megaphone and the lower part featuring a message of frustration, creating a</w:t>
            </w:r>
            <w:r>
              <w:rPr>
                <w:rFonts w:ascii="Times New Roman" w:hAnsi="Times New Roman" w:eastAsia="Times New Roman" w:cs="Times New Roman"/>
                <w:color w:val="000000"/>
                <w:sz w:val="24"/>
                <w:u w:val="none"/>
              </w:rPr>
              <w:t xml:space="preserve"> balanced composition that emphasizes the smartphone’s perilous placement. Figure G3 centers the mousetrap, with a social media photo placed just before the spring, guiding the viewer’s eye naturally from the trap to the message at the bottom, framed effec</w:t>
            </w:r>
            <w:r>
              <w:rPr>
                <w:rFonts w:ascii="Times New Roman" w:hAnsi="Times New Roman" w:eastAsia="Times New Roman" w:cs="Times New Roman"/>
                <w:color w:val="000000"/>
                <w:sz w:val="24"/>
                <w:u w:val="none"/>
              </w:rPr>
              <w:t xml:space="preserve">tively by the trap itself. Figure G4 positions the logo at the top and the main message at the middle of the picture, with the woman's image centered, creating a somewhat unbalanced but focused composition that draws attention to her and the environment. A</w:t>
            </w:r>
            <w:r>
              <w:rPr>
                <w:rFonts w:ascii="Times New Roman" w:hAnsi="Times New Roman" w:eastAsia="Times New Roman" w:cs="Times New Roman"/>
                <w:color w:val="000000"/>
                <w:sz w:val="24"/>
                <w:u w:val="none"/>
              </w:rPr>
              <w:t xml:space="preserve">s for the balance, Figures G1, G2 and G3 demonstrate a more balanced approach, conversely, Figure G4 is quite unbalanced, with the woman and cardboard box on the left, creating a more organic, less symmetrical feel. In addition to it, Figure G1 uses fra</w:t>
            </w:r>
            <w:r>
              <w:rPr>
                <w:rFonts w:ascii="Times New Roman" w:hAnsi="Times New Roman" w:eastAsia="Times New Roman" w:cs="Times New Roman"/>
                <w:color w:val="000000"/>
                <w:sz w:val="24"/>
                <w:u w:val="none"/>
              </w:rPr>
              <w:t xml:space="preserve">ming and salience in an effective way through the arrangement of the women in the image, who are framed by the text above and below. This serves to emphasize the overall theme. The most prominent framing element in Figure G2 is the bear trap. The image of </w:t>
            </w:r>
            <w:r>
              <w:rPr>
                <w:rFonts w:ascii="Times New Roman" w:hAnsi="Times New Roman" w:eastAsia="Times New Roman" w:cs="Times New Roman"/>
                <w:color w:val="000000"/>
                <w:sz w:val="24"/>
                <w:u w:val="none"/>
              </w:rPr>
              <w:t xml:space="preserve">the woman framed within the cell phone is placed above a trap, warning viewers that it is the product of social media. It implies that there will be consequences if the person were to act on social media. Next, the key salient framing element in Figure</w:t>
            </w:r>
            <w:r>
              <w:rPr>
                <w:rFonts w:ascii="Times New Roman" w:hAnsi="Times New Roman" w:eastAsia="Times New Roman" w:cs="Times New Roman"/>
                <w:color w:val="000000"/>
                <w:sz w:val="24"/>
                <w:u w:val="none"/>
              </w:rPr>
              <w:t xml:space="preserve"> G3 is the mousetrap itself. The small photo of the influencer's body is directly framed within it, emphasizing its role as bait. This framing makes it clear that viewing these photos as bait will lead to a painful trap for the victim's mind. Also, the wom</w:t>
            </w:r>
            <w:r>
              <w:rPr>
                <w:rFonts w:ascii="Times New Roman" w:hAnsi="Times New Roman" w:eastAsia="Times New Roman" w:cs="Times New Roman"/>
                <w:color w:val="000000"/>
                <w:sz w:val="24"/>
                <w:u w:val="none"/>
              </w:rPr>
              <w:t xml:space="preserve">an in Figure G4 is framed by the dark doorway and the cardboard on either side, reinforcing that there is no way out for the addicted woman.</w:t>
            </w:r>
            <w:r/>
          </w:p>
        </w:tc>
      </w:tr>
      <w:tr>
        <w:tblPrEx/>
        <w:trPr>
          <w:trHeight w:val="135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Modality: </w:t>
            </w:r>
            <w:r>
              <w:rPr>
                <w:rFonts w:ascii="Times New Roman" w:hAnsi="Times New Roman" w:eastAsia="Times New Roman" w:cs="Times New Roman"/>
                <w:color w:val="000000"/>
                <w:sz w:val="24"/>
                <w:u w:val="none"/>
              </w:rPr>
              <w:t xml:space="preserve">how realistic, credible or authentic the visual image is, color saturation, sharpness of lines, depth of field, and their effects on meaning creation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In terms of realism and credibility, Figure G1 adopts a more symbolic approach with simplified illustrations, avoiding realism to evoke a reflective mood. In contrast, Figures G2, G3 blend realism with creativity, creating a metaphorical scene that combine</w:t>
            </w:r>
            <w:r>
              <w:rPr>
                <w:rFonts w:ascii="Times New Roman" w:hAnsi="Times New Roman" w:eastAsia="Times New Roman" w:cs="Times New Roman"/>
                <w:color w:val="000000"/>
                <w:sz w:val="24"/>
                <w:u w:val="none"/>
              </w:rPr>
              <w:t xml:space="preserve">s objects (phone, picture, women) with a trap. Meanwhile, Figure G4 strives for more realism through a halftone photograph, where woman is sharply in focus with a blurred background to draw attention, whereas Figure G3 maintains sharp focus on key elements</w:t>
            </w:r>
            <w:r>
              <w:rPr>
                <w:rFonts w:ascii="Times New Roman" w:hAnsi="Times New Roman" w:eastAsia="Times New Roman" w:cs="Times New Roman"/>
                <w:color w:val="000000"/>
                <w:sz w:val="24"/>
                <w:u w:val="none"/>
              </w:rPr>
              <w:t xml:space="preserve"> with less focus on the background, and Figure G2 achieves a digital shallow depth of field to create emphasis.</w:t>
            </w:r>
            <w:r/>
          </w:p>
        </w:tc>
      </w:tr>
      <w:tr>
        <w:tblPrEx/>
        <w:trPr>
          <w:trHeight w:val="165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Color: </w:t>
            </w:r>
            <w:r>
              <w:rPr>
                <w:rFonts w:ascii="Times New Roman" w:hAnsi="Times New Roman" w:eastAsia="Times New Roman" w:cs="Times New Roman"/>
                <w:color w:val="000000"/>
                <w:sz w:val="24"/>
                <w:u w:val="none"/>
              </w:rPr>
              <w:t xml:space="preserve">dominant colors, use of color symbolism, role of color in the construction of meaning and the relation to the visual narrative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posters employ color strategically to evoke specific emotional responses and reinforce their themes. For instance, Figures G1 and G2 both feature shades of purple, but with different connotations. Figure G1 features warm, friendly colors, like pink, be</w:t>
            </w:r>
            <w:r>
              <w:rPr>
                <w:rFonts w:ascii="Times New Roman" w:hAnsi="Times New Roman" w:eastAsia="Times New Roman" w:cs="Times New Roman"/>
                <w:color w:val="000000"/>
                <w:sz w:val="24"/>
                <w:u w:val="none"/>
              </w:rPr>
              <w:t xml:space="preserve">i</w:t>
            </w:r>
            <w:r>
              <w:rPr>
                <w:rFonts w:ascii="Times New Roman" w:hAnsi="Times New Roman" w:eastAsia="Times New Roman" w:cs="Times New Roman"/>
                <w:color w:val="000000"/>
                <w:sz w:val="24"/>
                <w:u w:val="none"/>
              </w:rPr>
              <w:t xml:space="preserve">ge, brown, and violet that create a sense of solidarity, dignity, and strength, emphasizing positive themes related to social justice and identity. In contrast, Figure 3G2’s muted purples, greys, and whites produce a bit of a cautionary mood, signaling con</w:t>
            </w:r>
            <w:r>
              <w:rPr>
                <w:rFonts w:ascii="Times New Roman" w:hAnsi="Times New Roman" w:eastAsia="Times New Roman" w:cs="Times New Roman"/>
                <w:color w:val="000000"/>
                <w:sz w:val="24"/>
                <w:u w:val="none"/>
              </w:rPr>
              <w:t xml:space="preserve">cern or danger through discolored tones. Figure G3 uses natural earthy browns and calming blues to depict the blue’s peaceful symbolism that is controverted by the context of deception. Meanwhile, Figure G4's dark palette symbolizes despair and hopelessnes</w:t>
            </w:r>
            <w:r>
              <w:rPr>
                <w:rFonts w:ascii="Times New Roman" w:hAnsi="Times New Roman" w:eastAsia="Times New Roman" w:cs="Times New Roman"/>
                <w:color w:val="000000"/>
                <w:sz w:val="24"/>
                <w:u w:val="none"/>
              </w:rPr>
              <w:t xml:space="preserve">s and creates a serious atmosphere that underscores the gravity of addiction. </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Expressive means &amp; Stylistic devices</w:t>
            </w:r>
            <w:r>
              <w:rPr>
                <w:rFonts w:ascii="Times New Roman" w:hAnsi="Times New Roman" w:eastAsia="Times New Roman" w:cs="Times New Roman"/>
                <w:b/>
                <w:color w:val="000000"/>
                <w:sz w:val="24"/>
                <w:highlight w:val="white"/>
                <w:u w:val="none"/>
              </w:rPr>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Phonetic level:</w:t>
            </w:r>
            <w:r>
              <w:rPr>
                <w:rFonts w:ascii="Times New Roman" w:hAnsi="Times New Roman" w:eastAsia="Times New Roman" w:cs="Times New Roman"/>
                <w:color w:val="000000"/>
                <w:sz w:val="24"/>
                <w:u w:val="none"/>
              </w:rPr>
              <w:t xml:space="preserve"> euphony, onomatopoeia, alliteration, rhyme, rhythm</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Morphological level: </w:t>
            </w:r>
            <w:r>
              <w:rPr>
                <w:rFonts w:ascii="Times New Roman" w:hAnsi="Times New Roman" w:eastAsia="Times New Roman" w:cs="Times New Roman"/>
                <w:color w:val="000000"/>
                <w:sz w:val="24"/>
                <w:u w:val="none"/>
              </w:rPr>
              <w:t xml:space="preserve">transposition of parts of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tc>
      </w:tr>
      <w:tr>
        <w:tblPrEx/>
        <w:trPr>
          <w:trHeight w:val="1099"/>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Lexical level: </w:t>
            </w:r>
            <w:r>
              <w:rPr>
                <w:rFonts w:ascii="Times New Roman" w:hAnsi="Times New Roman" w:eastAsia="Times New Roman" w:cs="Times New Roman"/>
                <w:color w:val="000000"/>
                <w:sz w:val="24"/>
                <w:u w:val="none"/>
              </w:rPr>
              <w:t xml:space="preserve">metaphor, metonymy, pun, epithet, hyperbole, euphemism, antonomasia, oxymoron, zeugma</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Both Figures G1 and G3 utilize hyperbole to emphasize their points: Figure G1 states </w:t>
            </w:r>
            <w:r>
              <w:rPr>
                <w:rFonts w:ascii="Times New Roman" w:hAnsi="Times New Roman" w:eastAsia="Times New Roman" w:cs="Times New Roman"/>
                <w:i/>
                <w:color w:val="000000"/>
                <w:sz w:val="24"/>
                <w:u w:val="none"/>
              </w:rPr>
              <w:t xml:space="preserve">“miles de mujeres”</w:t>
            </w:r>
            <w:r>
              <w:rPr>
                <w:rFonts w:ascii="Times New Roman" w:hAnsi="Times New Roman" w:eastAsia="Times New Roman" w:cs="Times New Roman"/>
                <w:color w:val="000000"/>
                <w:sz w:val="24"/>
                <w:u w:val="none"/>
              </w:rPr>
              <w:t xml:space="preserve">, suggesting an overwhelming or countless number of women facing struggles, thereby highlighting the severity of the issue. Similarly, Figure G3 uses </w:t>
            </w:r>
            <w:r>
              <w:rPr>
                <w:rFonts w:ascii="Times New Roman" w:hAnsi="Times New Roman" w:eastAsia="Times New Roman" w:cs="Times New Roman"/>
                <w:i/>
                <w:color w:val="000000"/>
                <w:sz w:val="24"/>
                <w:u w:val="none"/>
              </w:rPr>
              <w:t xml:space="preserve">“lo que vemos en las redes nunca es 100% real”</w:t>
            </w:r>
            <w:r>
              <w:rPr>
                <w:rFonts w:ascii="Times New Roman" w:hAnsi="Times New Roman" w:eastAsia="Times New Roman" w:cs="Times New Roman"/>
                <w:color w:val="000000"/>
                <w:sz w:val="24"/>
                <w:u w:val="none"/>
              </w:rPr>
              <w:t xml:space="preserve">, which is a slight exaggeration to stress that social media content is not often entirely true. Also, euphemisms are used in Figures G1, G3 and G4 to soften negative or harsh ideas. Figure G1 uses </w:t>
            </w:r>
            <w:r>
              <w:rPr>
                <w:rFonts w:ascii="Times New Roman" w:hAnsi="Times New Roman" w:eastAsia="Times New Roman" w:cs="Times New Roman"/>
                <w:i/>
                <w:color w:val="000000"/>
                <w:sz w:val="24"/>
                <w:u w:val="none"/>
              </w:rPr>
              <w:t xml:space="preserve">“no sea un obstáculo añadido” </w:t>
            </w:r>
            <w:r>
              <w:rPr>
                <w:rFonts w:ascii="Times New Roman" w:hAnsi="Times New Roman" w:eastAsia="Times New Roman" w:cs="Times New Roman"/>
                <w:color w:val="000000"/>
                <w:sz w:val="24"/>
                <w:u w:val="none"/>
              </w:rPr>
              <w:t xml:space="preserve">to present the negative consequences of being female, such as sexism and discrimination; Figure G3’s phrase </w:t>
            </w:r>
            <w:r>
              <w:rPr>
                <w:rFonts w:ascii="Times New Roman" w:hAnsi="Times New Roman" w:eastAsia="Times New Roman" w:cs="Times New Roman"/>
                <w:i/>
                <w:color w:val="000000"/>
                <w:sz w:val="24"/>
                <w:u w:val="none"/>
              </w:rPr>
              <w:t xml:space="preserve">“afecten tu autoestima”</w:t>
            </w:r>
            <w:r>
              <w:rPr>
                <w:rFonts w:ascii="Times New Roman" w:hAnsi="Times New Roman" w:eastAsia="Times New Roman" w:cs="Times New Roman"/>
                <w:color w:val="000000"/>
                <w:sz w:val="24"/>
                <w:u w:val="none"/>
              </w:rPr>
              <w:t xml:space="preserve"> replaces more severe consequences like depression or eating disorders with a gentler term; and Figure G4 employs </w:t>
            </w:r>
            <w:r>
              <w:rPr>
                <w:rFonts w:ascii="Times New Roman" w:hAnsi="Times New Roman" w:eastAsia="Times New Roman" w:cs="Times New Roman"/>
                <w:i/>
                <w:color w:val="000000"/>
                <w:sz w:val="24"/>
                <w:u w:val="none"/>
              </w:rPr>
              <w:t xml:space="preserve">“problemas de drogas” </w:t>
            </w:r>
            <w:r>
              <w:rPr>
                <w:rFonts w:ascii="Times New Roman" w:hAnsi="Times New Roman" w:eastAsia="Times New Roman" w:cs="Times New Roman"/>
                <w:color w:val="000000"/>
                <w:sz w:val="24"/>
                <w:u w:val="none"/>
              </w:rPr>
              <w:t xml:space="preserve">as a mild euphemism for addiction. What is more, Figure G2 introduces an epithet: </w:t>
            </w:r>
            <w:r>
              <w:rPr>
                <w:rFonts w:ascii="Times New Roman" w:hAnsi="Times New Roman" w:eastAsia="Times New Roman" w:cs="Times New Roman"/>
                <w:i/>
                <w:color w:val="000000"/>
                <w:sz w:val="24"/>
                <w:u w:val="none"/>
              </w:rPr>
              <w:t xml:space="preserve">“objetivos poco realistas y difíciles de alcanzar”</w:t>
            </w:r>
            <w:r>
              <w:rPr>
                <w:rFonts w:ascii="Times New Roman" w:hAnsi="Times New Roman" w:eastAsia="Times New Roman" w:cs="Times New Roman"/>
                <w:color w:val="000000"/>
                <w:sz w:val="24"/>
                <w:u w:val="none"/>
              </w:rPr>
              <w:t xml:space="preserve">, which serves as a description to criticize certain standards in the social media. </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Phraseological level: </w:t>
            </w:r>
            <w:r>
              <w:rPr>
                <w:rFonts w:ascii="Times New Roman" w:hAnsi="Times New Roman" w:eastAsia="Times New Roman" w:cs="Times New Roman"/>
                <w:color w:val="000000"/>
                <w:sz w:val="24"/>
                <w:u w:val="none"/>
              </w:rPr>
              <w:t xml:space="preserve">allusion, quotation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tc>
      </w:tr>
      <w:tr>
        <w:tblPrEx/>
        <w:trPr>
          <w:trHeight w:val="130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Syntactical level: </w:t>
            </w:r>
            <w:r>
              <w:rPr>
                <w:rFonts w:ascii="Times New Roman" w:hAnsi="Times New Roman" w:eastAsia="Times New Roman" w:cs="Times New Roman"/>
                <w:color w:val="000000"/>
                <w:sz w:val="24"/>
                <w:u w:val="none"/>
              </w:rPr>
              <w:t xml:space="preserve">inversion, parallel constructions, chiasmus, repetition, antithesis, litotes, break-in-narrative, question-in-the-narrative, rhetorical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Only Figure G4 demonstrates parallel construction "</w:t>
            </w:r>
            <w:r>
              <w:rPr>
                <w:rFonts w:ascii="Times New Roman" w:hAnsi="Times New Roman" w:eastAsia="Times New Roman" w:cs="Times New Roman"/>
                <w:i/>
                <w:color w:val="000000"/>
                <w:sz w:val="24"/>
                <w:u w:val="none"/>
              </w:rPr>
              <w:t xml:space="preserve">ni el aspecto ni los problemas que imaginas"</w:t>
            </w:r>
            <w:r>
              <w:rPr>
                <w:rFonts w:ascii="Times New Roman" w:hAnsi="Times New Roman" w:eastAsia="Times New Roman" w:cs="Times New Roman"/>
                <w:color w:val="000000"/>
                <w:sz w:val="24"/>
                <w:u w:val="none"/>
              </w:rPr>
              <w:t xml:space="preserve"> and inversion </w:t>
            </w:r>
            <w:r>
              <w:rPr>
                <w:rFonts w:ascii="Times New Roman" w:hAnsi="Times New Roman" w:eastAsia="Times New Roman" w:cs="Times New Roman"/>
                <w:i/>
                <w:color w:val="000000"/>
                <w:sz w:val="24"/>
                <w:u w:val="none"/>
              </w:rPr>
              <w:t xml:space="preserve">"las personas…hoy en día…no tienen", </w:t>
            </w:r>
            <w:r>
              <w:rPr>
                <w:rFonts w:ascii="Times New Roman" w:hAnsi="Times New Roman" w:eastAsia="Times New Roman" w:cs="Times New Roman"/>
                <w:color w:val="000000"/>
                <w:sz w:val="24"/>
                <w:u w:val="none"/>
              </w:rPr>
              <w:t xml:space="preserve">where</w:t>
            </w:r>
            <w:r>
              <w:rPr>
                <w:rFonts w:ascii="Times New Roman" w:hAnsi="Times New Roman" w:eastAsia="Times New Roman" w:cs="Times New Roman"/>
                <w:i/>
                <w:color w:val="000000"/>
                <w:sz w:val="24"/>
                <w:u w:val="none"/>
              </w:rPr>
              <w:t xml:space="preserve"> “hoy en día”</w:t>
            </w:r>
            <w:r>
              <w:rPr>
                <w:rFonts w:ascii="Times New Roman" w:hAnsi="Times New Roman" w:eastAsia="Times New Roman" w:cs="Times New Roman"/>
                <w:color w:val="000000"/>
                <w:sz w:val="24"/>
                <w:u w:val="none"/>
              </w:rPr>
              <w:t xml:space="preserve"> placed in the end instead of the early start of the phrase.</w:t>
            </w:r>
            <w:r/>
          </w:p>
        </w:tc>
      </w:tr>
      <w:tr>
        <w:tblPrEx/>
        <w:trPr>
          <w:trHeight w:val="8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Graphical level: </w:t>
            </w:r>
            <w:r>
              <w:rPr>
                <w:rFonts w:ascii="Times New Roman" w:hAnsi="Times New Roman" w:eastAsia="Times New Roman" w:cs="Times New Roman"/>
                <w:color w:val="000000"/>
                <w:sz w:val="24"/>
                <w:u w:val="none"/>
              </w:rPr>
              <w:t xml:space="preserve">punctuation marks, lack of punctuation marks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Figures G1 and G4 lack punctuation and opt for bold letters, creating an informal, open-ended, and thought-provoking feel, whereas Figures G2 and G3 maintain standard punctuation and capitalization for clarity.</w:t>
            </w:r>
            <w:r/>
          </w:p>
        </w:tc>
      </w:tr>
    </w:tbl>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p>
      <w:pPr>
        <w:ind w:left="0" w:right="0" w:firstLine="0"/>
        <w:jc w:val="both"/>
        <w:spacing w:before="0" w:after="0" w:line="480" w:lineRule="auto"/>
        <w:rPr>
          <w:b/>
          <w:bCs/>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bCs/>
          <w:color w:val="000000"/>
          <w:sz w:val="24"/>
          <w:u w:val="none"/>
        </w:rPr>
        <w:t xml:space="preserve">4.4.2. Analysis of the Spanish commercial ads of goods of the 2020s (see Figure H)</w:t>
      </w:r>
      <w:r>
        <w:rPr>
          <w:b/>
          <w:bCs/>
        </w:rPr>
      </w:r>
      <w:r>
        <w:rPr>
          <w:b/>
          <w:bCs/>
        </w:rPr>
      </w:r>
    </w:p>
    <w:tbl>
      <w:tblPr>
        <w:tblStyle w:val="732"/>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35"/>
        <w:gridCol w:w="6085"/>
      </w:tblGrid>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Category</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Identified Examples</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Visual elements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2658"/>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Representational processes: </w:t>
            </w:r>
            <w:r>
              <w:rPr>
                <w:rFonts w:ascii="Times New Roman" w:hAnsi="Times New Roman" w:eastAsia="Times New Roman" w:cs="Times New Roman"/>
                <w:color w:val="000000"/>
                <w:sz w:val="24"/>
                <w:u w:val="none"/>
              </w:rPr>
              <w:t xml:space="preserve">type of processes depicted (narrative, conceptual), use of actors, goals, and circumstances, how are actions and participants represented</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six posters rely primarily on conceptual imagery. They do not depict literal actions or events but aim to evoke emotions, associations, and beliefs related to beauty, strength, shopping, family, or health. The ultimate goal is to offer a specific produ</w:t>
            </w:r>
            <w:r>
              <w:rPr>
                <w:rFonts w:ascii="Times New Roman" w:hAnsi="Times New Roman" w:eastAsia="Times New Roman" w:cs="Times New Roman"/>
                <w:color w:val="000000"/>
                <w:sz w:val="24"/>
                <w:u w:val="none"/>
              </w:rPr>
              <w:t xml:space="preserve">ct</w:t>
            </w:r>
            <w:r>
              <w:rPr>
                <w:rFonts w:ascii="Times New Roman" w:hAnsi="Times New Roman" w:eastAsia="Times New Roman" w:cs="Times New Roman"/>
                <w:color w:val="000000"/>
                <w:sz w:val="24"/>
                <w:u w:val="none"/>
              </w:rPr>
              <w:t xml:space="preserve">: Figure H1 uses famous actress as the aspirational figure, representing beauty, confidence, and success achieved through these promoted products; Figure H2 centers on the woman, but emphasizes her skin as a visual representation of the product's effect, i</w:t>
            </w:r>
            <w:r>
              <w:rPr>
                <w:rFonts w:ascii="Times New Roman" w:hAnsi="Times New Roman" w:eastAsia="Times New Roman" w:cs="Times New Roman"/>
                <w:color w:val="000000"/>
                <w:sz w:val="24"/>
                <w:u w:val="none"/>
              </w:rPr>
              <w:t xml:space="preserve">mplying youthfulness and health; Figure H3 presents both the female and the makeup products as actors, conveying advanced technology and enhanced beauty; Figure H4 uses a woman as a representative of the "ideal shopper" and showcases period of sales during</w:t>
            </w:r>
            <w:r>
              <w:rPr>
                <w:rFonts w:ascii="Times New Roman" w:hAnsi="Times New Roman" w:eastAsia="Times New Roman" w:cs="Times New Roman"/>
                <w:color w:val="000000"/>
                <w:sz w:val="24"/>
                <w:u w:val="none"/>
              </w:rPr>
              <w:t xml:space="preserve"> a specific promotion (Amazon Prime Big Deal Days) by associating it with savings and shopping opportunities; Figure H5 intends to capture a potential customers by linking the brand to emotions by depicting a mother and daughter, using their love and affec</w:t>
            </w:r>
            <w:r>
              <w:rPr>
                <w:rFonts w:ascii="Times New Roman" w:hAnsi="Times New Roman" w:eastAsia="Times New Roman" w:cs="Times New Roman"/>
                <w:color w:val="000000"/>
                <w:sz w:val="24"/>
                <w:u w:val="none"/>
              </w:rPr>
              <w:t xml:space="preserve">tion to promote beauty and self-care linked to Mother's Day; Figure H6 employs the skateboarding woman as a concept of freedom and energy, which is then tied to the conceptual message of products enabling a healthy lifestyle. Lastly, the circumstances vary</w:t>
            </w:r>
            <w:r>
              <w:rPr>
                <w:rFonts w:ascii="Times New Roman" w:hAnsi="Times New Roman" w:eastAsia="Times New Roman" w:cs="Times New Roman"/>
                <w:color w:val="000000"/>
                <w:sz w:val="24"/>
                <w:u w:val="none"/>
              </w:rPr>
              <w:t xml:space="preserve">: Fig</w:t>
            </w:r>
            <w:r>
              <w:rPr>
                <w:rFonts w:ascii="Times New Roman" w:hAnsi="Times New Roman" w:eastAsia="Times New Roman" w:cs="Times New Roman"/>
                <w:color w:val="000000"/>
                <w:sz w:val="24"/>
                <w:u w:val="none"/>
              </w:rPr>
              <w:t xml:space="preserve">ures H1, H2, H3 focus on product qualities and idealized images, often with close-ups or stylized visuals; Figure H4 situates the shopping experience within a seasonal context (Halloween), linking product deals to cultural festivities; Figure H5 uses a spe</w:t>
            </w:r>
            <w:r>
              <w:rPr>
                <w:rFonts w:ascii="Times New Roman" w:hAnsi="Times New Roman" w:eastAsia="Times New Roman" w:cs="Times New Roman"/>
                <w:color w:val="000000"/>
                <w:sz w:val="24"/>
                <w:u w:val="none"/>
              </w:rPr>
              <w:t xml:space="preserve">cific occasion (Mother’s Day) to evoke familial love; and Figure H6 situates the scene outdoors on a bright day, emphasizing active living.</w:t>
            </w:r>
            <w:r/>
          </w:p>
        </w:tc>
      </w:tr>
      <w:tr>
        <w:tblPrEx/>
        <w:trPr>
          <w:trHeight w:val="2091"/>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Interactive processes: </w:t>
            </w:r>
            <w:r>
              <w:rPr>
                <w:rFonts w:ascii="Times New Roman" w:hAnsi="Times New Roman" w:eastAsia="Times New Roman" w:cs="Times New Roman"/>
                <w:color w:val="000000"/>
                <w:sz w:val="24"/>
                <w:u w:val="none"/>
              </w:rPr>
              <w:t xml:space="preserve">how the images engage with the viewer (direct address, implied viewers), role of gaze, demand or offer images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 common feature across these posters is the use of gaze to establish connection with the viewer. For example, Figures H1, H2, H3, H4, and H6 feature individuals looking directly at the viewer. In Figure H1, model’s open-mouthed expression and direc</w:t>
            </w:r>
            <w:r>
              <w:rPr>
                <w:rFonts w:ascii="Times New Roman" w:hAnsi="Times New Roman" w:eastAsia="Times New Roman" w:cs="Times New Roman"/>
                <w:color w:val="000000"/>
                <w:sz w:val="24"/>
                <w:u w:val="none"/>
              </w:rPr>
              <w:t xml:space="preserve">t gaze make her seem like she is speaking directly to the audience, encouraging them to consider purchasing the product. Similarly, Figure H2’s woman with a slight smile and direct gaze fosters trust and connection, targeting those interested in skincare. </w:t>
            </w:r>
            <w:r>
              <w:rPr>
                <w:rFonts w:ascii="Times New Roman" w:hAnsi="Times New Roman" w:eastAsia="Times New Roman" w:cs="Times New Roman"/>
                <w:color w:val="000000"/>
                <w:sz w:val="24"/>
                <w:u w:val="none"/>
              </w:rPr>
              <w:t xml:space="preserve">The model in Figure H3 offers herself as an example of beauty rather than directly engaging the viewer, targeting those interested in advanced skincare with beneficial ingredients. Figure H4’s woman, smiling widely and maintaining eye contact, creates an i</w:t>
            </w:r>
            <w:r>
              <w:rPr>
                <w:rFonts w:ascii="Times New Roman" w:hAnsi="Times New Roman" w:eastAsia="Times New Roman" w:cs="Times New Roman"/>
                <w:color w:val="000000"/>
                <w:sz w:val="24"/>
                <w:u w:val="none"/>
              </w:rPr>
              <w:t xml:space="preserve">nviting and friendly atmosphere, appealing to consumers who enjoy shopping and deals. Figure H6’s woman also makes direct eye contact, promoting a lifestyle of health and happiness, subtly suggesting that the product can help achieve this. The woman and th</w:t>
            </w:r>
            <w:r>
              <w:rPr>
                <w:rFonts w:ascii="Times New Roman" w:hAnsi="Times New Roman" w:eastAsia="Times New Roman" w:cs="Times New Roman"/>
                <w:color w:val="000000"/>
                <w:sz w:val="24"/>
                <w:u w:val="none"/>
              </w:rPr>
              <w:t xml:space="preserve">e daughter in Figure H5 feature a slightly averted gaze, using intimacy and a confident look to appeal emotionally to viewers, especially mothers and families. </w:t>
            </w:r>
            <w:r>
              <w:rPr>
                <w:rFonts w:ascii="Times New Roman" w:hAnsi="Times New Roman" w:eastAsia="Times New Roman" w:cs="Times New Roman"/>
                <w:color w:val="000000"/>
                <w:sz w:val="24"/>
                <w:u w:val="none"/>
              </w:rPr>
              <w:t xml:space="preserve">Thus, by such engagement with the viewer, all of the posters are positioned as offer images, providing advertising of various products.</w:t>
            </w:r>
            <w:r/>
          </w:p>
        </w:tc>
      </w:tr>
      <w:tr>
        <w:tblPrEx/>
        <w:trPr>
          <w:trHeight w:val="349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Compositional meaning: </w:t>
            </w:r>
            <w:r>
              <w:rPr>
                <w:rFonts w:ascii="Times New Roman" w:hAnsi="Times New Roman" w:eastAsia="Times New Roman" w:cs="Times New Roman"/>
                <w:color w:val="000000"/>
                <w:sz w:val="24"/>
                <w:u w:val="none"/>
              </w:rPr>
              <w:t xml:space="preserve">placement of elements, use of information value (left/right, top/bottom), balance, framing and its effect on message importance, salience of depicted characters/objects, how they construct the message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posters strategically position their brand logos to establish brand recognition immediately. Figure H1 displays the brand at the top, products at the bottom, and the celebrity in the middle; Figure H2 has the brand name on the left </w:t>
            </w:r>
            <w:r>
              <w:rPr>
                <w:rFonts w:ascii="Times New Roman" w:hAnsi="Times New Roman" w:eastAsia="Times New Roman" w:cs="Times New Roman"/>
                <w:color w:val="000000"/>
                <w:sz w:val="24"/>
                <w:u w:val="none"/>
              </w:rPr>
              <w:t xml:space="preserve">and places the products in the bottom right; Figure H3 places the model's face on the left and the products on the right, Figure H4 showcases a celebratory message at the top, the left side showcases the shopping bags, while the right side emphasizes the o</w:t>
            </w:r>
            <w:r>
              <w:rPr>
                <w:rFonts w:ascii="Times New Roman" w:hAnsi="Times New Roman" w:eastAsia="Times New Roman" w:cs="Times New Roman"/>
                <w:color w:val="000000"/>
                <w:sz w:val="24"/>
                <w:u w:val="none"/>
              </w:rPr>
              <w:t xml:space="preserve">pportunity for savings and quality produ</w:t>
            </w:r>
            <w:r>
              <w:rPr>
                <w:rFonts w:ascii="Times New Roman" w:hAnsi="Times New Roman" w:eastAsia="Times New Roman" w:cs="Times New Roman"/>
                <w:color w:val="000000"/>
                <w:sz w:val="24"/>
                <w:u w:val="none"/>
              </w:rPr>
              <w:t xml:space="preserve">cts; Figure H5 employs the heading that is also situated at the top, the mother and daughter is centered, products is at the bottom, and the advertising of makeup is on the left with perfume on right. The framing is the soft, rose-colored background and th</w:t>
            </w:r>
            <w:r>
              <w:rPr>
                <w:rFonts w:ascii="Times New Roman" w:hAnsi="Times New Roman" w:eastAsia="Times New Roman" w:cs="Times New Roman"/>
                <w:color w:val="000000"/>
                <w:sz w:val="24"/>
                <w:u w:val="none"/>
              </w:rPr>
              <w:t xml:space="preserve">e </w:t>
            </w:r>
            <w:r>
              <w:rPr>
                <w:rFonts w:ascii="Times New Roman" w:hAnsi="Times New Roman" w:eastAsia="Times New Roman" w:cs="Times New Roman"/>
                <w:color w:val="000000"/>
                <w:sz w:val="24"/>
                <w:u w:val="none"/>
              </w:rPr>
              <w:t xml:space="preserve">borders of the advertisement; in Figure H6, the heading is at the top, the woman is centered and text is balancing her, products are at the bottom, and landscape is around the woman. The framing is the landscape. Despite variations in layout, all posters a</w:t>
            </w:r>
            <w:r>
              <w:rPr>
                <w:rFonts w:ascii="Times New Roman" w:hAnsi="Times New Roman" w:eastAsia="Times New Roman" w:cs="Times New Roman"/>
                <w:color w:val="000000"/>
                <w:sz w:val="24"/>
                <w:u w:val="none"/>
              </w:rPr>
              <w:t xml:space="preserve">im for visual harmony through balancing their central images with supporting text and product placement. Furthermore, Figures H2, H3 and H5 use close-up images of faces to emphasize results and emotional connection, while Figures H1 and H4 frame their cont</w:t>
            </w:r>
            <w:r>
              <w:rPr>
                <w:rFonts w:ascii="Times New Roman" w:hAnsi="Times New Roman" w:eastAsia="Times New Roman" w:cs="Times New Roman"/>
                <w:color w:val="000000"/>
                <w:sz w:val="24"/>
                <w:u w:val="none"/>
              </w:rPr>
              <w:t xml:space="preserve">ent with backgrounds or borders to focus attention on celebrities or promotional offers, respectively. Central figures are the most salient objects through size, positioning, and emotional appeal. The brand logos are consistently salient as well, ensuring </w:t>
            </w:r>
            <w:r>
              <w:rPr>
                <w:rFonts w:ascii="Times New Roman" w:hAnsi="Times New Roman" w:eastAsia="Times New Roman" w:cs="Times New Roman"/>
                <w:color w:val="000000"/>
                <w:sz w:val="24"/>
                <w:u w:val="none"/>
              </w:rPr>
              <w:t xml:space="preserve">br</w:t>
            </w:r>
            <w:r>
              <w:rPr>
                <w:rFonts w:ascii="Times New Roman" w:hAnsi="Times New Roman" w:eastAsia="Times New Roman" w:cs="Times New Roman"/>
                <w:color w:val="000000"/>
                <w:sz w:val="24"/>
                <w:u w:val="none"/>
              </w:rPr>
              <w:t xml:space="preserve">and recognition remains prominent. However, the posters vary in their thematic focus. Figure H1 emphasizes celebrity endorsement to build trust and aspiration, while Figures H5 leverages emotional family bonds to evoke warmth and loyalty. Figures H2 and H3</w:t>
            </w:r>
            <w:r>
              <w:rPr>
                <w:rFonts w:ascii="Times New Roman" w:hAnsi="Times New Roman" w:eastAsia="Times New Roman" w:cs="Times New Roman"/>
                <w:color w:val="000000"/>
                <w:sz w:val="24"/>
                <w:u w:val="none"/>
              </w:rPr>
              <w:t xml:space="preserve"> highlight product benefits with close-up imagery to showcase quality and results. Figures H4 and H6 focus on promotional offers and lifestyle aspirations.</w:t>
            </w:r>
            <w:r/>
          </w:p>
        </w:tc>
      </w:tr>
      <w:tr>
        <w:tblPrEx/>
        <w:trPr>
          <w:trHeight w:val="258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Modality: </w:t>
            </w:r>
            <w:r>
              <w:rPr>
                <w:rFonts w:ascii="Times New Roman" w:hAnsi="Times New Roman" w:eastAsia="Times New Roman" w:cs="Times New Roman"/>
                <w:color w:val="000000"/>
                <w:sz w:val="24"/>
                <w:u w:val="none"/>
              </w:rPr>
              <w:t xml:space="preserve">how realistic, credible or authentic the visual image is, color saturation, sharpness of lines, depth of field, and their effects on meaning creation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of the posters demonstrate realistic and credible pictures, combining photographs with graphics. Figure H2 strives for high realism with natural skin tones, while Figure H1 presents a highly stylized, idealized image with exaggerated saturation and sha</w:t>
            </w:r>
            <w:r>
              <w:rPr>
                <w:rFonts w:ascii="Times New Roman" w:hAnsi="Times New Roman" w:eastAsia="Times New Roman" w:cs="Times New Roman"/>
                <w:color w:val="000000"/>
                <w:sz w:val="24"/>
                <w:u w:val="none"/>
              </w:rPr>
              <w:t xml:space="preserve">rpness. Figures H3 and H5 adopt a moderate level of realism, blending natural features with idealized elements, whereas Figure H4 mixes realistic photography with cartoonish graphics. </w:t>
            </w:r>
            <w:r>
              <w:rPr>
                <w:rFonts w:ascii="Times New Roman" w:hAnsi="Times New Roman" w:eastAsia="Times New Roman" w:cs="Times New Roman"/>
                <w:color w:val="000000"/>
                <w:sz w:val="24"/>
                <w:u w:val="none"/>
              </w:rPr>
              <w:t xml:space="preserve">Next, most posters employ a shallow depth of field to focus attention on the main subjects. For example, Figures H1, H2, H3, H4, H5, and H6 all utilize this technique to highlight the key elements, such as the models or products, and blur out the backgroun</w:t>
            </w:r>
            <w:r>
              <w:rPr>
                <w:rFonts w:ascii="Times New Roman" w:hAnsi="Times New Roman" w:eastAsia="Times New Roman" w:cs="Times New Roman"/>
                <w:color w:val="000000"/>
                <w:sz w:val="24"/>
                <w:u w:val="none"/>
              </w:rPr>
              <w:t xml:space="preserve">d, thereby creating a sense of emphasis and intimacy. </w:t>
            </w:r>
            <w:r>
              <w:rPr>
                <w:rFonts w:ascii="Times New Roman" w:hAnsi="Times New Roman" w:eastAsia="Times New Roman" w:cs="Times New Roman"/>
                <w:color w:val="000000"/>
                <w:sz w:val="24"/>
                <w:u w:val="none"/>
              </w:rPr>
              <w:t xml:space="preserve">In terms of color saturation, Figure H1 employs highly saturated, vibrant colors to amplify visual impact; Figures H2 and H3 use fairly natural tones for authenticity; Figure H4 opts for vibrant, saturated colors to energize the image; Figure H5 uses muted</w:t>
            </w:r>
            <w:r>
              <w:rPr>
                <w:rFonts w:ascii="Times New Roman" w:hAnsi="Times New Roman" w:eastAsia="Times New Roman" w:cs="Times New Roman"/>
                <w:color w:val="000000"/>
                <w:sz w:val="24"/>
                <w:u w:val="none"/>
              </w:rPr>
              <w:t xml:space="preserve">, soft colors to evoke emotional warmth; and Figure H6 presents bright and vibrant colors to suggest positivity and energy. Finally, a shallow depth of field is a consistently used technique to focus attention on key elements, particularly faces and produc</w:t>
            </w:r>
            <w:r>
              <w:rPr>
                <w:rFonts w:ascii="Times New Roman" w:hAnsi="Times New Roman" w:eastAsia="Times New Roman" w:cs="Times New Roman"/>
                <w:color w:val="000000"/>
                <w:sz w:val="24"/>
                <w:u w:val="none"/>
              </w:rPr>
              <w:t xml:space="preserve">ts, across all posters.</w:t>
            </w:r>
            <w:r/>
          </w:p>
        </w:tc>
      </w:tr>
      <w:tr>
        <w:tblPrEx/>
        <w:trPr>
          <w:trHeight w:val="2233"/>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Color: </w:t>
            </w:r>
            <w:r>
              <w:rPr>
                <w:rFonts w:ascii="Times New Roman" w:hAnsi="Times New Roman" w:eastAsia="Times New Roman" w:cs="Times New Roman"/>
                <w:color w:val="000000"/>
                <w:sz w:val="24"/>
                <w:u w:val="none"/>
              </w:rPr>
              <w:t xml:space="preserve">dominant colors, use of color symbolism, role of color in the construction of meaning and the relation to the visual narrative</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posters highlight the strategic use of color to evoke specific emotions and associations. Several posters utilize dominant colors associated with positive emotions and beauty. Yellow is used to symbolize sunshine, energy, and optimism (Figures H1, H4),</w:t>
            </w:r>
            <w:r>
              <w:rPr>
                <w:rFonts w:ascii="Times New Roman" w:hAnsi="Times New Roman" w:eastAsia="Times New Roman" w:cs="Times New Roman"/>
                <w:color w:val="000000"/>
                <w:sz w:val="24"/>
                <w:u w:val="none"/>
              </w:rPr>
              <w:t xml:space="preserve"> while pink and rose tones are associated with love, tenderness, and femininity (Figures H2, H5). White, often combined with silver, consistently represents purity, cleanliness, and sometimes technology or savings (Figures H1, H2, H3, H4). Other colors, su</w:t>
            </w:r>
            <w:r>
              <w:rPr>
                <w:rFonts w:ascii="Times New Roman" w:hAnsi="Times New Roman" w:eastAsia="Times New Roman" w:cs="Times New Roman"/>
                <w:color w:val="000000"/>
                <w:sz w:val="24"/>
                <w:u w:val="none"/>
              </w:rPr>
              <w:t xml:space="preserve">ch as red</w:t>
            </w:r>
            <w:r>
              <w:rPr>
                <w:rFonts w:ascii="Times New Roman" w:hAnsi="Times New Roman" w:eastAsia="Times New Roman" w:cs="Times New Roman"/>
                <w:color w:val="000000"/>
                <w:sz w:val="24"/>
                <w:u w:val="none"/>
              </w:rPr>
              <w:t xml:space="preserve"> (Figure H3), purple (Figure H4), blue and green (Figure H6) add layers of meaning to the images by representing glamour, luxury, mystery, freedom, and nature. The role of color, therefore, is crucial in constructing meaning and supporting the visual narra</w:t>
            </w:r>
            <w:r>
              <w:rPr>
                <w:rFonts w:ascii="Times New Roman" w:hAnsi="Times New Roman" w:eastAsia="Times New Roman" w:cs="Times New Roman"/>
                <w:color w:val="000000"/>
                <w:sz w:val="24"/>
                <w:u w:val="none"/>
              </w:rPr>
              <w:t xml:space="preserve">tive. Warm, natural colors (Figures H2, H3) aim to create a feeling of health and vitality, while rose and pink tones (Figure H5) contribute to a warm and inviting atmosphere. Figure H6 utilizes blues and greens to reinforce the association of products wit</w:t>
            </w:r>
            <w:r>
              <w:rPr>
                <w:rFonts w:ascii="Times New Roman" w:hAnsi="Times New Roman" w:eastAsia="Times New Roman" w:cs="Times New Roman"/>
                <w:color w:val="000000"/>
                <w:sz w:val="24"/>
                <w:u w:val="none"/>
              </w:rPr>
              <w:t xml:space="preserve">h a healthy and active lifestyle.</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Expressive means &amp; Stylistic devices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94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Phonetic level:</w:t>
            </w:r>
            <w:r>
              <w:rPr>
                <w:rFonts w:ascii="Times New Roman" w:hAnsi="Times New Roman" w:eastAsia="Times New Roman" w:cs="Times New Roman"/>
                <w:color w:val="000000"/>
                <w:sz w:val="24"/>
                <w:u w:val="none"/>
              </w:rPr>
              <w:t xml:space="preserve"> euphony, onomatopoeia, alliteration, rhyme, rhythm</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Morphological level: </w:t>
            </w:r>
            <w:r>
              <w:rPr>
                <w:rFonts w:ascii="Times New Roman" w:hAnsi="Times New Roman" w:eastAsia="Times New Roman" w:cs="Times New Roman"/>
                <w:color w:val="000000"/>
                <w:sz w:val="24"/>
                <w:u w:val="none"/>
              </w:rPr>
              <w:t xml:space="preserve">transposition of parts of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tc>
      </w:tr>
      <w:tr>
        <w:tblPrEx/>
        <w:trPr>
          <w:trHeight w:val="365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Lexical level: </w:t>
            </w:r>
            <w:r>
              <w:rPr>
                <w:rFonts w:ascii="Times New Roman" w:hAnsi="Times New Roman" w:eastAsia="Times New Roman" w:cs="Times New Roman"/>
                <w:color w:val="000000"/>
                <w:sz w:val="24"/>
                <w:u w:val="none"/>
              </w:rPr>
              <w:t xml:space="preserve">metaphor, metonymy, pun, epithet, hyperbole, euphemism, antonomasia, oxymoron, zeugma</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Many posters employ metaphors to create vivid imagery and convey deeper meanings. For instance, Figure H1 uses the metaphor </w:t>
            </w:r>
            <w:r>
              <w:rPr>
                <w:rFonts w:ascii="Times New Roman" w:hAnsi="Times New Roman" w:eastAsia="Times New Roman" w:cs="Times New Roman"/>
                <w:i/>
                <w:color w:val="000000"/>
                <w:sz w:val="24"/>
                <w:u w:val="none"/>
              </w:rPr>
              <w:t xml:space="preserve">"fuerza es belleza"</w:t>
            </w:r>
            <w:r>
              <w:rPr>
                <w:rFonts w:ascii="Times New Roman" w:hAnsi="Times New Roman" w:eastAsia="Times New Roman" w:cs="Times New Roman"/>
                <w:color w:val="000000"/>
                <w:sz w:val="24"/>
                <w:u w:val="none"/>
              </w:rPr>
              <w:t xml:space="preserve"> that connects two concepts, where </w:t>
            </w:r>
            <w:r>
              <w:rPr>
                <w:rFonts w:ascii="Times New Roman" w:hAnsi="Times New Roman" w:eastAsia="Times New Roman" w:cs="Times New Roman"/>
                <w:i/>
                <w:color w:val="000000"/>
                <w:sz w:val="24"/>
                <w:u w:val="none"/>
              </w:rPr>
              <w:t xml:space="preserve">"fuerza" </w:t>
            </w:r>
            <w:r>
              <w:rPr>
                <w:rFonts w:ascii="Times New Roman" w:hAnsi="Times New Roman" w:eastAsia="Times New Roman" w:cs="Times New Roman"/>
                <w:color w:val="000000"/>
                <w:sz w:val="24"/>
                <w:u w:val="none"/>
              </w:rPr>
              <w:t xml:space="preserve">can be seen as a defining characteristic enhancing beauty. Similarly, Figure H2 features the metaphor </w:t>
            </w:r>
            <w:r>
              <w:rPr>
                <w:rFonts w:ascii="Times New Roman" w:hAnsi="Times New Roman" w:eastAsia="Times New Roman" w:cs="Times New Roman"/>
                <w:i/>
                <w:color w:val="000000"/>
                <w:sz w:val="24"/>
                <w:u w:val="none"/>
              </w:rPr>
              <w:t xml:space="preserve">"fuerza joven en tu piel"</w:t>
            </w:r>
            <w:r>
              <w:rPr>
                <w:rFonts w:ascii="Times New Roman" w:hAnsi="Times New Roman" w:eastAsia="Times New Roman" w:cs="Times New Roman"/>
                <w:color w:val="000000"/>
                <w:sz w:val="24"/>
                <w:u w:val="none"/>
              </w:rPr>
              <w:t xml:space="preserve">, where "strength" symbolizes resilience, health, and vitality and </w:t>
            </w:r>
            <w:r>
              <w:rPr>
                <w:rFonts w:ascii="Times New Roman" w:hAnsi="Times New Roman" w:eastAsia="Times New Roman" w:cs="Times New Roman"/>
                <w:i/>
                <w:color w:val="000000"/>
                <w:sz w:val="24"/>
                <w:u w:val="none"/>
              </w:rPr>
              <w:t xml:space="preserve">"creá tu mundo"</w:t>
            </w:r>
            <w:r>
              <w:rPr>
                <w:rFonts w:ascii="Times New Roman" w:hAnsi="Times New Roman" w:eastAsia="Times New Roman" w:cs="Times New Roman"/>
                <w:color w:val="000000"/>
                <w:sz w:val="24"/>
                <w:u w:val="none"/>
              </w:rPr>
              <w:t xml:space="preserve">  positions skincare as world-building. Figure H3's </w:t>
            </w:r>
            <w:r>
              <w:rPr>
                <w:rFonts w:ascii="Times New Roman" w:hAnsi="Times New Roman" w:eastAsia="Times New Roman" w:cs="Times New Roman"/>
                <w:i/>
                <w:color w:val="000000"/>
                <w:sz w:val="24"/>
                <w:u w:val="none"/>
              </w:rPr>
              <w:t xml:space="preserve">"Nude Skin"</w:t>
            </w:r>
            <w:r>
              <w:rPr>
                <w:rFonts w:ascii="Times New Roman" w:hAnsi="Times New Roman" w:eastAsia="Times New Roman" w:cs="Times New Roman"/>
                <w:color w:val="000000"/>
                <w:sz w:val="24"/>
                <w:u w:val="none"/>
              </w:rPr>
              <w:t xml:space="preserve"> serves as a metaphor implying a natural, bare-skin appearance, enhancing the product’s natural appeal. Figure H6 personifies the body with</w:t>
            </w:r>
            <w:r>
              <w:rPr>
                <w:rFonts w:ascii="Times New Roman" w:hAnsi="Times New Roman" w:eastAsia="Times New Roman" w:cs="Times New Roman"/>
                <w:i/>
                <w:color w:val="000000"/>
                <w:sz w:val="24"/>
                <w:u w:val="none"/>
              </w:rPr>
              <w:t xml:space="preserve"> "tu cuerpo habla"</w:t>
            </w:r>
            <w:r>
              <w:rPr>
                <w:rFonts w:ascii="Times New Roman" w:hAnsi="Times New Roman" w:eastAsia="Times New Roman" w:cs="Times New Roman"/>
                <w:color w:val="000000"/>
                <w:sz w:val="24"/>
                <w:u w:val="none"/>
              </w:rPr>
              <w:t xml:space="preserve">, attributing human qualities to the body to suggest communication and expression. Hyperbole is also commonly used across posters to make bold, impactful claims. Figure H1's </w:t>
            </w:r>
            <w:r>
              <w:rPr>
                <w:rFonts w:ascii="Times New Roman" w:hAnsi="Times New Roman" w:eastAsia="Times New Roman" w:cs="Times New Roman"/>
                <w:i/>
                <w:color w:val="000000"/>
                <w:sz w:val="24"/>
                <w:u w:val="none"/>
              </w:rPr>
              <w:t xml:space="preserve">"más fuerte que el sol" </w:t>
            </w:r>
            <w:r>
              <w:rPr>
                <w:rFonts w:ascii="Times New Roman" w:hAnsi="Times New Roman" w:eastAsia="Times New Roman" w:cs="Times New Roman"/>
                <w:color w:val="000000"/>
                <w:sz w:val="24"/>
                <w:u w:val="none"/>
              </w:rPr>
              <w:t xml:space="preserve">and Figure H2's</w:t>
            </w:r>
            <w:r>
              <w:rPr>
                <w:rFonts w:ascii="Times New Roman" w:hAnsi="Times New Roman" w:eastAsia="Times New Roman" w:cs="Times New Roman"/>
                <w:i/>
                <w:color w:val="000000"/>
                <w:sz w:val="24"/>
                <w:u w:val="none"/>
              </w:rPr>
              <w:t xml:space="preserve"> "ultra regeneración antiedad" </w:t>
            </w:r>
            <w:r>
              <w:rPr>
                <w:rFonts w:ascii="Times New Roman" w:hAnsi="Times New Roman" w:eastAsia="Times New Roman" w:cs="Times New Roman"/>
                <w:color w:val="000000"/>
                <w:sz w:val="24"/>
                <w:u w:val="none"/>
              </w:rPr>
              <w:t xml:space="preserve">exaggerate the product’s effects to emphasize strength and rejuvenation. Figure H3 utilizes </w:t>
            </w:r>
            <w:r>
              <w:rPr>
                <w:rFonts w:ascii="Times New Roman" w:hAnsi="Times New Roman" w:eastAsia="Times New Roman" w:cs="Times New Roman"/>
                <w:i/>
                <w:color w:val="000000"/>
                <w:sz w:val="24"/>
                <w:u w:val="none"/>
              </w:rPr>
              <w:t xml:space="preserve">“donde belleza, salud y tecnología se fusionan”</w:t>
            </w:r>
            <w:r>
              <w:rPr>
                <w:rFonts w:ascii="Times New Roman" w:hAnsi="Times New Roman" w:eastAsia="Times New Roman" w:cs="Times New Roman"/>
                <w:color w:val="000000"/>
                <w:sz w:val="24"/>
                <w:u w:val="none"/>
              </w:rPr>
              <w:t xml:space="preserve"> to highlight the effectiveness and superiority of the skin foundation. Figure H4 mentions</w:t>
            </w:r>
            <w:r>
              <w:rPr>
                <w:rFonts w:ascii="Times New Roman" w:hAnsi="Times New Roman" w:eastAsia="Times New Roman" w:cs="Times New Roman"/>
                <w:i/>
                <w:color w:val="000000"/>
                <w:sz w:val="24"/>
                <w:u w:val="none"/>
              </w:rPr>
              <w:t xml:space="preserve"> "día perfecto"</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"oportunidad única"</w:t>
            </w:r>
            <w:r>
              <w:rPr>
                <w:rFonts w:ascii="Times New Roman" w:hAnsi="Times New Roman" w:eastAsia="Times New Roman" w:cs="Times New Roman"/>
                <w:color w:val="000000"/>
                <w:sz w:val="24"/>
                <w:u w:val="none"/>
              </w:rPr>
              <w:t xml:space="preserve"> to create a sense of exclusivity and perfection through extreme claims. Figure H5's statement that makeup will make someone </w:t>
            </w:r>
            <w:r>
              <w:rPr>
                <w:rFonts w:ascii="Times New Roman" w:hAnsi="Times New Roman" w:eastAsia="Times New Roman" w:cs="Times New Roman"/>
                <w:i/>
                <w:color w:val="000000"/>
                <w:sz w:val="24"/>
                <w:u w:val="none"/>
              </w:rPr>
              <w:t xml:space="preserve">"lucir más bella"</w:t>
            </w:r>
            <w:r>
              <w:rPr>
                <w:rFonts w:ascii="Times New Roman" w:hAnsi="Times New Roman" w:eastAsia="Times New Roman" w:cs="Times New Roman"/>
                <w:color w:val="000000"/>
                <w:sz w:val="24"/>
                <w:u w:val="none"/>
              </w:rPr>
              <w:t xml:space="preserve"> is a hyperbolic promise of dramatic enhancement and </w:t>
            </w:r>
            <w:r>
              <w:rPr>
                <w:rFonts w:ascii="Times New Roman" w:hAnsi="Times New Roman" w:eastAsia="Times New Roman" w:cs="Times New Roman"/>
                <w:i/>
                <w:color w:val="000000"/>
                <w:sz w:val="24"/>
                <w:u w:val="none"/>
              </w:rPr>
              <w:t xml:space="preserve">"con maquillaje que la hará lucir más bella"</w:t>
            </w:r>
            <w:r>
              <w:rPr>
                <w:rFonts w:ascii="Times New Roman" w:hAnsi="Times New Roman" w:eastAsia="Times New Roman" w:cs="Times New Roman"/>
                <w:color w:val="000000"/>
                <w:sz w:val="24"/>
                <w:u w:val="none"/>
              </w:rPr>
              <w:t xml:space="preserve"> implies the makeup will dramatically increase beauty. Epithet usage is prevalent as well, providing descriptive qualities to attract attention. Figure H2 highlights </w:t>
            </w:r>
            <w:r>
              <w:rPr>
                <w:rFonts w:ascii="Times New Roman" w:hAnsi="Times New Roman" w:eastAsia="Times New Roman" w:cs="Times New Roman"/>
                <w:i/>
                <w:color w:val="000000"/>
                <w:sz w:val="24"/>
                <w:u w:val="none"/>
              </w:rPr>
              <w:t xml:space="preserve">"fuerza joven", “nueva línea”</w:t>
            </w:r>
            <w:r>
              <w:rPr>
                <w:rFonts w:ascii="Times New Roman" w:hAnsi="Times New Roman" w:eastAsia="Times New Roman" w:cs="Times New Roman"/>
                <w:color w:val="000000"/>
                <w:sz w:val="24"/>
                <w:u w:val="none"/>
              </w:rPr>
              <w:t xml:space="preserve"> to specify the desired skin quality and show the new line of products, while Figure H3 describes the makeup as </w:t>
            </w:r>
            <w:r>
              <w:rPr>
                <w:rFonts w:ascii="Times New Roman" w:hAnsi="Times New Roman" w:eastAsia="Times New Roman" w:cs="Times New Roman"/>
                <w:i/>
                <w:color w:val="000000"/>
                <w:sz w:val="24"/>
                <w:u w:val="none"/>
              </w:rPr>
              <w:t xml:space="preserve">"alta tecnología"</w:t>
            </w:r>
            <w:r>
              <w:rPr>
                <w:rFonts w:ascii="Times New Roman" w:hAnsi="Times New Roman" w:eastAsia="Times New Roman" w:cs="Times New Roman"/>
                <w:color w:val="000000"/>
                <w:sz w:val="24"/>
                <w:u w:val="none"/>
              </w:rPr>
              <w:t xml:space="preserve">, emphasizing advanced features. Figure H5 uses </w:t>
            </w:r>
            <w:r>
              <w:rPr>
                <w:rFonts w:ascii="Times New Roman" w:hAnsi="Times New Roman" w:eastAsia="Times New Roman" w:cs="Times New Roman"/>
                <w:i/>
                <w:color w:val="000000"/>
                <w:sz w:val="24"/>
                <w:u w:val="none"/>
              </w:rPr>
              <w:t xml:space="preserve">"amor eterno"</w:t>
            </w:r>
            <w:r>
              <w:rPr>
                <w:rFonts w:ascii="Times New Roman" w:hAnsi="Times New Roman" w:eastAsia="Times New Roman" w:cs="Times New Roman"/>
                <w:color w:val="000000"/>
                <w:sz w:val="24"/>
                <w:u w:val="none"/>
              </w:rPr>
              <w:t xml:space="preserve"> and </w:t>
            </w:r>
            <w:r>
              <w:rPr>
                <w:rFonts w:ascii="Times New Roman" w:hAnsi="Times New Roman" w:eastAsia="Times New Roman" w:cs="Times New Roman"/>
                <w:i/>
                <w:color w:val="000000"/>
                <w:sz w:val="24"/>
                <w:u w:val="none"/>
              </w:rPr>
              <w:t xml:space="preserve">"sensualmente adictiva"</w:t>
            </w:r>
            <w:r>
              <w:rPr>
                <w:rFonts w:ascii="Times New Roman" w:hAnsi="Times New Roman" w:eastAsia="Times New Roman" w:cs="Times New Roman"/>
                <w:color w:val="000000"/>
                <w:sz w:val="24"/>
                <w:u w:val="none"/>
              </w:rPr>
              <w:t xml:space="preserve"> to evoke emotional appeal, while Figure H6 employs</w:t>
            </w:r>
            <w:r>
              <w:rPr>
                <w:rFonts w:ascii="Times New Roman" w:hAnsi="Times New Roman" w:eastAsia="Times New Roman" w:cs="Times New Roman"/>
                <w:i/>
                <w:color w:val="000000"/>
                <w:sz w:val="24"/>
                <w:u w:val="none"/>
              </w:rPr>
              <w:t xml:space="preserve"> "cosas nuevas"</w:t>
            </w:r>
            <w:r>
              <w:rPr>
                <w:rFonts w:ascii="Times New Roman" w:hAnsi="Times New Roman" w:eastAsia="Times New Roman" w:cs="Times New Roman"/>
                <w:color w:val="000000"/>
                <w:sz w:val="24"/>
                <w:u w:val="none"/>
              </w:rPr>
              <w:t xml:space="preserve"> to suggest limitless possibilities. Other interesting devices such as euphemism, personification and comparison can be noticed. For example, Figure H2 utilizes euphemism by referring to </w:t>
            </w:r>
            <w:r>
              <w:rPr>
                <w:rFonts w:ascii="Times New Roman" w:hAnsi="Times New Roman" w:eastAsia="Times New Roman" w:cs="Times New Roman"/>
                <w:i/>
                <w:color w:val="000000"/>
                <w:sz w:val="24"/>
                <w:u w:val="none"/>
              </w:rPr>
              <w:t xml:space="preserve">"anti-edad" </w:t>
            </w:r>
            <w:r>
              <w:rPr>
                <w:rFonts w:ascii="Times New Roman" w:hAnsi="Times New Roman" w:eastAsia="Times New Roman" w:cs="Times New Roman"/>
                <w:color w:val="000000"/>
                <w:sz w:val="24"/>
                <w:u w:val="none"/>
              </w:rPr>
              <w:t xml:space="preserve">as a way to soften the feature of aging. Figure H5 compares the perfume to</w:t>
            </w:r>
            <w:r>
              <w:rPr>
                <w:rFonts w:ascii="Times New Roman" w:hAnsi="Times New Roman" w:eastAsia="Times New Roman" w:cs="Times New Roman"/>
                <w:i/>
                <w:color w:val="000000"/>
                <w:sz w:val="24"/>
                <w:u w:val="none"/>
              </w:rPr>
              <w:t xml:space="preserve"> "como una segunda piel"</w:t>
            </w:r>
            <w:r>
              <w:rPr>
                <w:rFonts w:ascii="Times New Roman" w:hAnsi="Times New Roman" w:eastAsia="Times New Roman" w:cs="Times New Roman"/>
                <w:color w:val="000000"/>
                <w:sz w:val="24"/>
                <w:u w:val="none"/>
              </w:rPr>
              <w:t xml:space="preserve"> to highlight its natural and addictive qualities, while Figure H6 employs personification by stating </w:t>
            </w:r>
            <w:r>
              <w:rPr>
                <w:rFonts w:ascii="Times New Roman" w:hAnsi="Times New Roman" w:eastAsia="Times New Roman" w:cs="Times New Roman"/>
                <w:i/>
                <w:color w:val="000000"/>
                <w:sz w:val="24"/>
                <w:u w:val="none"/>
              </w:rPr>
              <w:t xml:space="preserve">"tu cuerpo habla"</w:t>
            </w:r>
            <w:r>
              <w:rPr>
                <w:rFonts w:ascii="Times New Roman" w:hAnsi="Times New Roman" w:eastAsia="Times New Roman" w:cs="Times New Roman"/>
                <w:color w:val="000000"/>
                <w:sz w:val="24"/>
                <w:u w:val="none"/>
              </w:rPr>
              <w:t xml:space="preserve">, giving the body human-like qualities and using </w:t>
            </w:r>
            <w:r>
              <w:rPr>
                <w:rFonts w:ascii="Times New Roman" w:hAnsi="Times New Roman" w:eastAsia="Times New Roman" w:cs="Times New Roman"/>
                <w:i/>
                <w:color w:val="000000"/>
                <w:sz w:val="24"/>
                <w:u w:val="none"/>
              </w:rPr>
              <w:t xml:space="preserve">"cuerpo"</w:t>
            </w:r>
            <w:r>
              <w:rPr>
                <w:rFonts w:ascii="Times New Roman" w:hAnsi="Times New Roman" w:eastAsia="Times New Roman" w:cs="Times New Roman"/>
                <w:color w:val="000000"/>
                <w:sz w:val="24"/>
                <w:u w:val="none"/>
              </w:rPr>
              <w:t xml:space="preserve"> as metonymy for specific parts of the body.</w:t>
            </w:r>
            <w:r>
              <w:rPr>
                <w:rFonts w:ascii="Times New Roman" w:hAnsi="Times New Roman" w:eastAsia="Times New Roman" w:cs="Times New Roman"/>
                <w:color w:val="000000"/>
                <w:sz w:val="24"/>
                <w:u w:val="none"/>
              </w:rPr>
            </w:r>
            <w:r/>
          </w:p>
        </w:tc>
      </w:tr>
      <w:tr>
        <w:tblPrEx/>
        <w:trPr>
          <w:trHeight w:val="58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Phraseological level: </w:t>
            </w:r>
            <w:r>
              <w:rPr>
                <w:rFonts w:ascii="Times New Roman" w:hAnsi="Times New Roman" w:eastAsia="Times New Roman" w:cs="Times New Roman"/>
                <w:color w:val="000000"/>
                <w:sz w:val="24"/>
                <w:u w:val="none"/>
              </w:rPr>
              <w:t xml:space="preserve">allusion, quotation</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Not presented in the texts.</w:t>
            </w:r>
            <w:r/>
          </w:p>
        </w:tc>
      </w:tr>
      <w:tr>
        <w:tblPrEx/>
        <w:trPr>
          <w:trHeight w:val="1455"/>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Syntactical level: </w:t>
            </w:r>
            <w:r>
              <w:rPr>
                <w:rFonts w:ascii="Times New Roman" w:hAnsi="Times New Roman" w:eastAsia="Times New Roman" w:cs="Times New Roman"/>
                <w:color w:val="000000"/>
                <w:sz w:val="24"/>
                <w:u w:val="none"/>
              </w:rPr>
              <w:t xml:space="preserve">inversion, parallel constructions, chiasmus, repetition, antithesis, litotes, break-in-narrative, question-in-the-narrative, rhetorical speech</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Many posters employ parallel construction to create emphasis and clarity. For instance, Figure H3 uses parallel construction in the list </w:t>
            </w:r>
            <w:r>
              <w:rPr>
                <w:rFonts w:ascii="Times New Roman" w:hAnsi="Times New Roman" w:eastAsia="Times New Roman" w:cs="Times New Roman"/>
                <w:i/>
                <w:color w:val="000000"/>
                <w:sz w:val="24"/>
                <w:u w:val="none"/>
              </w:rPr>
              <w:t xml:space="preserve">"belleza, salud y tecnología" </w:t>
            </w:r>
            <w:r>
              <w:rPr>
                <w:rFonts w:ascii="Times New Roman" w:hAnsi="Times New Roman" w:eastAsia="Times New Roman" w:cs="Times New Roman"/>
                <w:color w:val="000000"/>
                <w:sz w:val="24"/>
                <w:u w:val="none"/>
              </w:rPr>
              <w:t xml:space="preserve">to highlight the variety of products offered, making the message more memorable. Similarly, Figure H4 features parallelism in the sentence </w:t>
            </w:r>
            <w:r>
              <w:rPr>
                <w:rFonts w:ascii="Times New Roman" w:hAnsi="Times New Roman" w:eastAsia="Times New Roman" w:cs="Times New Roman"/>
                <w:i/>
                <w:color w:val="000000"/>
                <w:sz w:val="24"/>
                <w:u w:val="none"/>
              </w:rPr>
              <w:t xml:space="preserve">"oportunidad única para ahorrar a lo grande y obtener productos de calidad a precio de ganga"</w:t>
            </w:r>
            <w:r>
              <w:rPr>
                <w:rFonts w:ascii="Times New Roman" w:hAnsi="Times New Roman" w:eastAsia="Times New Roman" w:cs="Times New Roman"/>
                <w:color w:val="000000"/>
                <w:sz w:val="24"/>
                <w:u w:val="none"/>
              </w:rPr>
              <w:t xml:space="preserve"> where two clauses are structured similarly to reinforce the benefits of the offer. Additionally, Figure H6 utilizes parallelism through the dual command </w:t>
            </w:r>
            <w:r>
              <w:rPr>
                <w:rFonts w:ascii="Times New Roman" w:hAnsi="Times New Roman" w:eastAsia="Times New Roman" w:cs="Times New Roman"/>
                <w:i/>
                <w:color w:val="000000"/>
                <w:sz w:val="24"/>
                <w:u w:val="none"/>
              </w:rPr>
              <w:t xml:space="preserve">"escúchalo, nútrelo"</w:t>
            </w:r>
            <w:r>
              <w:rPr>
                <w:rFonts w:ascii="Times New Roman" w:hAnsi="Times New Roman" w:eastAsia="Times New Roman" w:cs="Times New Roman"/>
                <w:color w:val="000000"/>
                <w:sz w:val="24"/>
                <w:u w:val="none"/>
              </w:rPr>
              <w:t xml:space="preserve"> which directs the audience clearly to two related actions in a rhythmic manner, enhancing the message's impact. </w:t>
            </w:r>
            <w:r/>
          </w:p>
        </w:tc>
      </w:tr>
      <w:tr>
        <w:tblPrEx/>
        <w:trPr>
          <w:trHeight w:val="1140"/>
        </w:trPr>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233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t xml:space="preserve">Graphical level: </w:t>
            </w:r>
            <w:r>
              <w:rPr>
                <w:rFonts w:ascii="Times New Roman" w:hAnsi="Times New Roman" w:eastAsia="Times New Roman" w:cs="Times New Roman"/>
                <w:color w:val="000000"/>
                <w:sz w:val="24"/>
                <w:u w:val="none"/>
              </w:rPr>
              <w:t xml:space="preserve">punctuation marks, lack of punctuation marks</w:t>
            </w:r>
            <w:r/>
          </w:p>
        </w:tc>
        <w:tc>
          <w:tcPr>
            <w:tcBorders>
              <w:top w:val="single" w:color="000000" w:sz="5" w:space="0"/>
              <w:left w:val="single" w:color="000000" w:sz="5" w:space="0"/>
              <w:bottom w:val="single" w:color="000000" w:sz="5" w:space="0"/>
              <w:right w:val="single" w:color="000000" w:sz="5" w:space="0"/>
            </w:tcBorders>
            <w:tcMar>
              <w:left w:w="100" w:type="dxa"/>
              <w:top w:w="100" w:type="dxa"/>
              <w:right w:w="100" w:type="dxa"/>
              <w:bottom w:w="100" w:type="dxa"/>
            </w:tcMar>
            <w:tcW w:w="6085" w:type="dxa"/>
            <w:vAlign w:val="top"/>
            <w:textDirection w:val="lrTb"/>
            <w:noWrap w:val="false"/>
          </w:tcPr>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Many posters utilize the absence or minimal use of punctuation to create specific tones. For example, Figures H1, H2, H3 and H6 lack strong punctuation marks, employing standard punctuation with styled font designs, while Figures H4 and H5 use multiple exc</w:t>
            </w:r>
            <w:r>
              <w:rPr>
                <w:rFonts w:ascii="Times New Roman" w:hAnsi="Times New Roman" w:eastAsia="Times New Roman" w:cs="Times New Roman"/>
                <w:color w:val="000000"/>
                <w:sz w:val="24"/>
                <w:u w:val="none"/>
              </w:rPr>
              <w:t xml:space="preserve">lamation points to generate enthusiasm and urgency, a typical advertising tactic to evoke excitement and prompt immediate action. Another common technique is the use of capitalization for emphasis in Figures H1, H2, H3, H6 to underline the campaign's c</w:t>
            </w:r>
            <w:r>
              <w:rPr>
                <w:rFonts w:ascii="Times New Roman" w:hAnsi="Times New Roman" w:eastAsia="Times New Roman" w:cs="Times New Roman"/>
                <w:color w:val="000000"/>
                <w:sz w:val="24"/>
                <w:u w:val="none"/>
              </w:rPr>
              <w:t xml:space="preserve">ore message.</w:t>
            </w:r>
            <w:r/>
          </w:p>
        </w:tc>
      </w:tr>
    </w:tbl>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Key findings from Practical Part</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Soviet agitational posters of the 1930s</w:t>
      </w:r>
      <w:r>
        <w:rPr>
          <w:rFonts w:ascii="Times New Roman" w:hAnsi="Times New Roman" w:eastAsia="Times New Roman" w:cs="Times New Roman"/>
          <w:b/>
          <w:color w:val="000000"/>
          <w:sz w:val="24"/>
          <w:u w:val="none"/>
        </w:rPr>
      </w:r>
      <w:r/>
    </w:p>
    <w:p>
      <w:pPr>
        <w:ind w:left="0" w:right="0" w:firstLine="72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Most posters utilize conceptual representational processes, depicting women as symbols of progress and ideological beliefs, participating in industrialization, education, and national development. These images often show women with medals, holding grain, o</w:t>
      </w:r>
      <w:r>
        <w:rPr>
          <w:rFonts w:ascii="Times New Roman" w:hAnsi="Times New Roman" w:eastAsia="Times New Roman" w:cs="Times New Roman"/>
          <w:color w:val="000000"/>
          <w:sz w:val="24"/>
          <w:u w:val="none"/>
        </w:rPr>
        <w:t xml:space="preserve">r reading, emphasizing strength, literacy, and responsibility. Other posters employ narrative processes, for instance, contrasting traditional roles with modern, symbolizing societal transition and the interaction between saleswomen and customer, highlight</w:t>
      </w:r>
      <w:r>
        <w:rPr>
          <w:rFonts w:ascii="Times New Roman" w:hAnsi="Times New Roman" w:eastAsia="Times New Roman" w:cs="Times New Roman"/>
          <w:color w:val="000000"/>
          <w:sz w:val="24"/>
          <w:u w:val="none"/>
        </w:rPr>
        <w:t xml:space="preserve">ing professionalism. In terms of engagement, the posters use direct and indirect gaze to represent authority, hard work, or kindness. The imagery functions as a demand, urging viewers to participate in political or social activities through verbal cues, re</w:t>
      </w:r>
      <w:r>
        <w:rPr>
          <w:rFonts w:ascii="Times New Roman" w:hAnsi="Times New Roman" w:eastAsia="Times New Roman" w:cs="Times New Roman"/>
          <w:color w:val="000000"/>
          <w:sz w:val="24"/>
          <w:u w:val="none"/>
        </w:rPr>
        <w:t xml:space="preserve">inforcing calls to action. Compositionally, central figures (women) are prominently framed, composition is balanced. Bright, saturated colors like red dominate, symbolizing revolution and vitality, while blue conveys trust and progress, and earth tones evo</w:t>
      </w:r>
      <w:r>
        <w:rPr>
          <w:rFonts w:ascii="Times New Roman" w:hAnsi="Times New Roman" w:eastAsia="Times New Roman" w:cs="Times New Roman"/>
          <w:color w:val="000000"/>
          <w:sz w:val="24"/>
          <w:u w:val="none"/>
        </w:rPr>
        <w:t xml:space="preserve">ke labor and connection to land. Stylized imagery, with sharp lines and shallow depth of field, enhances focal clarity and emotional impact.</w:t>
      </w:r>
      <w:r/>
    </w:p>
    <w:p>
      <w:pPr>
        <w:ind w:left="0" w:right="0" w:firstLine="72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Stylistically, posters employ alliteration, rhythm, and metaphors to reinforce ideological messages. Metonymies symbolize national strength, while epithets describe figures in the way of Soviet ideology. Also, allusion to revolutionary literature connects </w:t>
      </w:r>
      <w:r>
        <w:rPr>
          <w:rFonts w:ascii="Times New Roman" w:hAnsi="Times New Roman" w:eastAsia="Times New Roman" w:cs="Times New Roman"/>
          <w:color w:val="000000"/>
          <w:sz w:val="24"/>
          <w:u w:val="none"/>
        </w:rPr>
        <w:t xml:space="preserve">current efforts to historical narratives, and repetition, parallel structures, and contrasting forms strengthen and emphasize the main slogans. Graphically, punctuation and bold lettering emphasize urgency and importance, making messages clear and striking</w:t>
      </w:r>
      <w:r>
        <w:rPr>
          <w:rFonts w:ascii="Times New Roman" w:hAnsi="Times New Roman" w:eastAsia="Times New Roman" w:cs="Times New Roman"/>
          <w:color w:val="000000"/>
          <w:sz w:val="24"/>
          <w:u w:val="none"/>
        </w:rPr>
        <w:t xml:space="preserve">.</w:t>
      </w:r>
      <w:r/>
    </w:p>
    <w:p>
      <w:pPr>
        <w:ind w:left="0" w:right="0" w:firstLine="720"/>
        <w:jc w:val="left"/>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Overall, these posters combine visual and linguistic strategies, such as representational techniques, composition, stylistic devices, and color symbolism to promote Soviet ideals, inspire collective action, and craft a compelling narrative of progress, tra</w:t>
      </w:r>
      <w:r>
        <w:rPr>
          <w:rFonts w:ascii="Times New Roman" w:hAnsi="Times New Roman" w:eastAsia="Times New Roman" w:cs="Times New Roman"/>
          <w:color w:val="000000"/>
          <w:sz w:val="24"/>
          <w:u w:val="none"/>
        </w:rPr>
        <w:t xml:space="preserve">nsformation, and societal unity.</w:t>
      </w:r>
      <w:r>
        <w:rPr>
          <w:sz w:val="24"/>
        </w:rPr>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Soviet commercial posters of goods of the 1930s</w:t>
      </w:r>
      <w:del w:id="4" w:author="Елена Габриелова" w:date="2025-05-20T10:07:30Z" oouserid="1130000059770664">
        <w:r>
          <w:rPr>
            <w:rFonts w:ascii="Times New Roman" w:hAnsi="Times New Roman" w:eastAsia="Times New Roman" w:cs="Times New Roman"/>
            <w:b/>
            <w:color w:val="000000"/>
            <w:sz w:val="24"/>
            <w:u w:val="none"/>
          </w:rPr>
        </w:r>
      </w:del>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Representational processes predominantly utilize conceptual associations, linking products with deliciousness, health, beauty protection, and celebration, embodied by a traditionally dressed woman in a particular setting. Interactively, all posters featur</w:t>
      </w:r>
      <w:r>
        <w:rPr>
          <w:rFonts w:ascii="Times New Roman" w:hAnsi="Times New Roman" w:eastAsia="Times New Roman" w:cs="Times New Roman"/>
          <w:color w:val="000000"/>
          <w:sz w:val="24"/>
          <w:u w:val="none"/>
        </w:rPr>
        <w:t xml:space="preserve">e women using direct or indirect gaze to engage viewers, fostering connection or recommendation. The images function as offer images, promoting products without demanding action, contributing to a welcoming and quite persuasive tone. Compositionally, women</w:t>
      </w:r>
      <w:r>
        <w:rPr>
          <w:rFonts w:ascii="Times New Roman" w:hAnsi="Times New Roman" w:eastAsia="Times New Roman" w:cs="Times New Roman"/>
          <w:color w:val="000000"/>
          <w:sz w:val="24"/>
          <w:u w:val="none"/>
        </w:rPr>
        <w:t xml:space="preserve">'s faces are central and salient, balanced by product images, text, and background context. Modality shows stylized, non-photographic designs with moderate realism. Vibrant colors such as yellow, red and blue evoke cheerfulness, joy and passion, while mute</w:t>
      </w:r>
      <w:r>
        <w:rPr>
          <w:rFonts w:ascii="Times New Roman" w:hAnsi="Times New Roman" w:eastAsia="Times New Roman" w:cs="Times New Roman"/>
          <w:color w:val="000000"/>
          <w:sz w:val="24"/>
          <w:u w:val="none"/>
        </w:rPr>
        <w:t xml:space="preserve">d tones convey simplicity and comfort, sharpness and clarity are consistently high.</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Expressive and stylistic devices include rhyme and alliteration, enhancing memorability. Epithets emphasize desirable qualities, hyperbole exaggerates the main ideas and attracts the attention, whereas inversion and parallel constructions add rhythm and pe</w:t>
      </w:r>
      <w:r>
        <w:rPr>
          <w:rFonts w:ascii="Times New Roman" w:hAnsi="Times New Roman" w:eastAsia="Times New Roman" w:cs="Times New Roman"/>
          <w:color w:val="000000"/>
          <w:sz w:val="24"/>
          <w:u w:val="none"/>
        </w:rPr>
        <w:t xml:space="preserve">rsuasive messages. Graphically, the posters do not employ excessive use of punctuation marks like exclamation marks, resulting in a more natural tone except where emphasis is specifically needed. Capitalization is used selectively to enhance visual effect.</w:t>
      </w:r>
      <w:r>
        <w:rPr>
          <w:rFonts w:ascii="Times New Roman" w:hAnsi="Times New Roman" w:eastAsia="Times New Roman" w:cs="Times New Roman"/>
          <w:color w:val="000000"/>
          <w:sz w:val="24"/>
          <w:u w:val="none"/>
        </w:rPr>
        <w:t xml:space="preserve"> Thus, the posters utilize a range of interconnected visual and textual strategies such as conceptual and narrative processes,  direct engagement, balanced composition, vibrant color palettes, expressive language, and stylistic devices to construct compell</w:t>
      </w:r>
      <w:r>
        <w:rPr>
          <w:rFonts w:ascii="Times New Roman" w:hAnsi="Times New Roman" w:eastAsia="Times New Roman" w:cs="Times New Roman"/>
          <w:color w:val="000000"/>
          <w:sz w:val="24"/>
          <w:u w:val="none"/>
        </w:rPr>
        <w:t xml:space="preserve">ing, positive, and culturally resonant advertisements.</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So, these features help promote products as symbols of health, beauty, happiness, and a desired sense of modernity, effectively appealing to the target audience’s deepest aspirations and cultural values.</w:t>
      </w:r>
      <w:r>
        <w:rPr>
          <w:sz w:val="24"/>
        </w:rPr>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Spanish agitational posters of the 1930s</w:t>
      </w:r>
      <w:del w:id="5" w:author="Елена Габриелова" w:date="2025-05-20T10:08:42Z" oouserid="1130000059770664">
        <w:r>
          <w:rPr>
            <w:rFonts w:ascii="Times New Roman" w:hAnsi="Times New Roman" w:eastAsia="Times New Roman" w:cs="Times New Roman"/>
            <w:b/>
            <w:color w:val="000000"/>
            <w:sz w:val="24"/>
            <w:u w:val="none"/>
          </w:rPr>
        </w:r>
      </w:del>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analysis of posters shows a focus on social mobilization and support during wartime. All feature women and sometimes children, highlighting nurturing and collective effort against military times. Some posters use narrative styles, depicting actions lik</w:t>
      </w:r>
      <w:r>
        <w:rPr>
          <w:rFonts w:ascii="Times New Roman" w:hAnsi="Times New Roman" w:eastAsia="Times New Roman" w:cs="Times New Roman"/>
          <w:color w:val="000000"/>
          <w:sz w:val="24"/>
          <w:u w:val="none"/>
        </w:rPr>
        <w:t xml:space="preserve">e women voting or supporting industries, some adopt more symbolic visuals that evoke broader ideas such as safety, sacrifice, and duty through the imagery. The depicted actors such as textile workers, farmers, nurses, soldiers, and children reinforce speci</w:t>
      </w:r>
      <w:r>
        <w:rPr>
          <w:rFonts w:ascii="Times New Roman" w:hAnsi="Times New Roman" w:eastAsia="Times New Roman" w:cs="Times New Roman"/>
          <w:color w:val="000000"/>
          <w:sz w:val="24"/>
          <w:u w:val="none"/>
        </w:rPr>
        <w:t xml:space="preserve">fic messages aligned with wartime roles. Most posters employ direct address to actively engage viewers, others focus on objects or actions, adding seriousness and concentration to the meaning. They function as demand images, urging support or action throug</w:t>
      </w:r>
      <w:r>
        <w:rPr>
          <w:rFonts w:ascii="Times New Roman" w:hAnsi="Times New Roman" w:eastAsia="Times New Roman" w:cs="Times New Roman"/>
          <w:color w:val="000000"/>
          <w:sz w:val="24"/>
          <w:u w:val="none"/>
        </w:rPr>
        <w:t xml:space="preserve">h persuasive strategies. Compositions strategically frame figures and text to maximize impact. For example, contrasting colors and close arrangements of the elements emphasize urgency, direct attention and reinforce messages of collective responsibility. F</w:t>
      </w:r>
      <w:r>
        <w:rPr>
          <w:rFonts w:ascii="Times New Roman" w:hAnsi="Times New Roman" w:eastAsia="Times New Roman" w:cs="Times New Roman"/>
          <w:color w:val="000000"/>
          <w:sz w:val="24"/>
          <w:u w:val="none"/>
        </w:rPr>
        <w:t xml:space="preserve">urthermore, the posters employ stylization over realism, employing sharp lines, bold shapes, and saturated colors. Red dominates, symbolizing passion and sacrifice, while other tones convey themes like peace or agriculture. </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Expressively, they employ imperatives, rhetorical devices such as epithets, hyperbole, metonymy, and repetition to evoke emotional responses. Visual cues like exclamation marks and bold fonts demonstrate command, reinforcing calls to action.</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In summary, these posters combine symbolic imagery, active engagement, strategic composition, stylized aesthetics, and persuasive language to agitate for support, foster unity, and convey urgent wartime messages effectively.</w:t>
      </w:r>
      <w:r>
        <w:rPr>
          <w:sz w:val="24"/>
        </w:rPr>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Spanish commercial posters of goods the 1930s</w:t>
      </w:r>
      <w:del w:id="6" w:author="Елена Габриелова" w:date="2025-05-20T10:09:34Z" oouserid="1130000059770664">
        <w:r>
          <w:rPr>
            <w:rFonts w:ascii="Times New Roman" w:hAnsi="Times New Roman" w:eastAsia="Times New Roman" w:cs="Times New Roman"/>
            <w:b/>
            <w:color w:val="000000"/>
            <w:sz w:val="24"/>
            <w:u w:val="none"/>
          </w:rPr>
        </w:r>
      </w:del>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five posters mainly use conceptual processes, linking visual elements to ideas like beauty, cleanliness, cultural pride, and modernity. The main figures are stylized, they are attractive women such as the elegant women promoting soap and other cleaning</w:t>
      </w:r>
      <w:r>
        <w:rPr>
          <w:rFonts w:ascii="Times New Roman" w:hAnsi="Times New Roman" w:eastAsia="Times New Roman" w:cs="Times New Roman"/>
          <w:color w:val="000000"/>
          <w:sz w:val="24"/>
          <w:u w:val="none"/>
        </w:rPr>
        <w:t xml:space="preserve"> products, the culturally dressed woman, and the "woman of dreams". Some posters engage viewers via averted gaze and textual cues, fostering interpretation and highlighting the independence of female figures, while others directly address viewers through e</w:t>
      </w:r>
      <w:r>
        <w:rPr>
          <w:rFonts w:ascii="Times New Roman" w:hAnsi="Times New Roman" w:eastAsia="Times New Roman" w:cs="Times New Roman"/>
          <w:color w:val="000000"/>
          <w:sz w:val="24"/>
          <w:u w:val="none"/>
        </w:rPr>
        <w:t xml:space="preserve">ye contact, creating strong trustworthy connections. Contrast and framing highlight key elements, with backgrounds emphasizing figures and products. Text placement balances visuals and facilitates understanding of the promotion. All posters favor stylized,</w:t>
      </w:r>
      <w:r>
        <w:rPr>
          <w:rFonts w:ascii="Times New Roman" w:hAnsi="Times New Roman" w:eastAsia="Times New Roman" w:cs="Times New Roman"/>
          <w:color w:val="000000"/>
          <w:sz w:val="24"/>
          <w:u w:val="none"/>
        </w:rPr>
        <w:t xml:space="preserve"> vintage-inspired imagery with sharp lines and limited depth of field. Most use monochrome palettes, evoking elegance, except one, which employs vibrant colors to express energy and cultural vibrancy.</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Stylistically, the posters use hyperbole, metaphors, and epithets to describe the promoted products and main figures, women. Additionally, there is an example of allusion to artisanal heritage, suggesting tradition and craftsmanship. On the phraseological </w:t>
      </w:r>
      <w:r>
        <w:rPr>
          <w:rFonts w:ascii="Times New Roman" w:hAnsi="Times New Roman" w:eastAsia="Times New Roman" w:cs="Times New Roman"/>
          <w:color w:val="000000"/>
          <w:sz w:val="24"/>
          <w:u w:val="none"/>
        </w:rPr>
        <w:t xml:space="preserve">level, repetition and inversion reinforce key ideas, enhancing memorability and persuasiveness. Graphically, capitalization and font variation emphasize key elements like product names and slogans. Punctuation is quite basic, while font size and boldness h</w:t>
      </w:r>
      <w:r>
        <w:rPr>
          <w:rFonts w:ascii="Times New Roman" w:hAnsi="Times New Roman" w:eastAsia="Times New Roman" w:cs="Times New Roman"/>
          <w:color w:val="000000"/>
          <w:sz w:val="24"/>
          <w:u w:val="none"/>
        </w:rPr>
        <w:t xml:space="preserve">ighlight the essential items.</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To conclude, these posters combine representational and stylistic strategies such as conceptual processes, balanced composition, vibrant or muted palettes, and persuasive devices to underscore ideals of beauty, domesticity, cultural pride, and modernity. </w:t>
      </w:r>
      <w:r>
        <w:rPr>
          <w:sz w:val="24"/>
        </w:rPr>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Russian social and motivational ads of the 2020s</w:t>
      </w:r>
      <w:del w:id="7" w:author="Елена Габриелова" w:date="2025-05-20T10:09:57Z" oouserid="1130000059770664">
        <w:r>
          <w:rPr>
            <w:rFonts w:ascii="Times New Roman" w:hAnsi="Times New Roman" w:eastAsia="Times New Roman" w:cs="Times New Roman"/>
            <w:b/>
            <w:color w:val="000000"/>
            <w:sz w:val="24"/>
            <w:u w:val="none"/>
          </w:rPr>
        </w:r>
      </w:del>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analysis of posters reveals cohesive use of visual and linguistic strategies to convey abstract ideas and evoke emotion. All posters engage viewers with varying strategies, functioning as demands. Some posters use indirect gaze directions like upward o</w:t>
      </w:r>
      <w:r>
        <w:rPr>
          <w:rFonts w:ascii="Times New Roman" w:hAnsi="Times New Roman" w:eastAsia="Times New Roman" w:cs="Times New Roman"/>
          <w:color w:val="000000"/>
          <w:sz w:val="24"/>
          <w:u w:val="none"/>
        </w:rPr>
        <w:t xml:space="preserve">r focused to evoke hope, concentration, or connection,  seeking for emotional or reflective responses, urging viewers to consider their health and choices, thus fulfilling a demand. The arrangement of elements reinforces messages by balanced imagery and te</w:t>
      </w:r>
      <w:r>
        <w:rPr>
          <w:rFonts w:ascii="Times New Roman" w:hAnsi="Times New Roman" w:eastAsia="Times New Roman" w:cs="Times New Roman"/>
          <w:color w:val="000000"/>
          <w:sz w:val="24"/>
          <w:u w:val="none"/>
        </w:rPr>
        <w:t xml:space="preserve">xt, framing centering and vertical split contrasting positive and negative scenes. Central placement of key figures and symbols ensures they are the visual focus, strengthening the message. As for modality, it is created through color, visuals and sharpnes</w:t>
      </w:r>
      <w:r>
        <w:rPr>
          <w:rFonts w:ascii="Times New Roman" w:hAnsi="Times New Roman" w:eastAsia="Times New Roman" w:cs="Times New Roman"/>
          <w:color w:val="000000"/>
          <w:sz w:val="24"/>
          <w:u w:val="none"/>
        </w:rPr>
        <w:t xml:space="preserve">s that enhance realism. Color schemes encode meaning, for instance, warm gold and brown symbolize hope or pink and white may evoke femininity.</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Stylistic devices enrich the messages by utilizing metaphors, hyperbole and epithets to stress the importance and seriousness of the topics. Moreover, there is a quotation that lends authority and antithesis that highlights contrasting choices. Parallel st</w:t>
      </w:r>
      <w:r>
        <w:rPr>
          <w:rFonts w:ascii="Times New Roman" w:hAnsi="Times New Roman" w:eastAsia="Times New Roman" w:cs="Times New Roman"/>
          <w:color w:val="000000"/>
          <w:sz w:val="24"/>
          <w:u w:val="none"/>
        </w:rPr>
        <w:t xml:space="preserve">ructures create rhythm and inversion draws attention. Graphically, textual elements are framing with a cursive script, bold fonts or omission of punctuation for a direct tone.</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Thus, these posters employ cohesive visual, linguistic, compositional, modal, stylistic, and graphical strategies. They use metaphors, symbols, balanced element placement, and stylistic devices to craft compelling messages that prompt viewers to reflect on</w:t>
      </w:r>
      <w:r>
        <w:rPr>
          <w:rFonts w:ascii="Times New Roman" w:hAnsi="Times New Roman" w:eastAsia="Times New Roman" w:cs="Times New Roman"/>
          <w:color w:val="000000"/>
          <w:sz w:val="24"/>
          <w:u w:val="none"/>
        </w:rPr>
        <w:t xml:space="preserve"> their behaviors and social choices.</w:t>
      </w:r>
      <w:r>
        <w:rPr>
          <w:sz w:val="24"/>
        </w:rPr>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Russian commercial ads of goods of the 2020s</w:t>
      </w:r>
      <w:r>
        <w:rPr>
          <w:rFonts w:ascii="Times New Roman" w:hAnsi="Times New Roman" w:eastAsia="Times New Roman" w:cs="Times New Roman"/>
          <w:b/>
          <w:color w:val="000000"/>
          <w:sz w:val="24"/>
          <w:u w:val="none"/>
        </w:rPr>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posters primarily use conceptual representational processes, focusing on evoking emotions, ideals, and associations rather than telling specific stories. They aim to generate positive feelings linked to the products such as relaxation, happiness, luxur</w:t>
      </w:r>
      <w:r>
        <w:rPr>
          <w:rFonts w:ascii="Times New Roman" w:hAnsi="Times New Roman" w:eastAsia="Times New Roman" w:cs="Times New Roman"/>
          <w:color w:val="000000"/>
          <w:sz w:val="24"/>
          <w:u w:val="none"/>
        </w:rPr>
        <w:t xml:space="preserve">y, attractiveness, and confidence through a central female figures, through their relaxed facial expressions and elegant poses. Viewers are engaged mainly through models’ direct or inviting eye contact and smile, fostering trust and connection. Overall, th</w:t>
      </w:r>
      <w:r>
        <w:rPr>
          <w:rFonts w:ascii="Times New Roman" w:hAnsi="Times New Roman" w:eastAsia="Times New Roman" w:cs="Times New Roman"/>
          <w:color w:val="000000"/>
          <w:sz w:val="24"/>
          <w:u w:val="none"/>
        </w:rPr>
        <w:t xml:space="preserve">e posters serve as “offers”, inviting viewers to try the products rather than demanding immediate action. In composition, most posters place the model or product centrally, with supporting text at the bottom to emphasize benefits. More than that, all of th</w:t>
      </w:r>
      <w:r>
        <w:rPr>
          <w:rFonts w:ascii="Times New Roman" w:hAnsi="Times New Roman" w:eastAsia="Times New Roman" w:cs="Times New Roman"/>
          <w:color w:val="000000"/>
          <w:sz w:val="24"/>
          <w:u w:val="none"/>
        </w:rPr>
        <w:t xml:space="preserve">e posters exhibit high realism through professional photography with sharpness and clarity reinforcing a high-quality imagery, enhancing credibility. Color palettes represent bright yellow and red that evoke energy and passion, while muted tones suggest ca</w:t>
      </w:r>
      <w:r>
        <w:rPr>
          <w:rFonts w:ascii="Times New Roman" w:hAnsi="Times New Roman" w:eastAsia="Times New Roman" w:cs="Times New Roman"/>
          <w:color w:val="000000"/>
          <w:sz w:val="24"/>
          <w:u w:val="none"/>
        </w:rPr>
        <w:t xml:space="preserve">lmness and serenity.</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Stylistic devices include phonetic features like alliteration, morphological emphasis, and lexical metaphors, hyperboles, epithets, and personification. Also, contrast through oxymoron highlights the transformative effects of the product. Syntactically, ma</w:t>
      </w:r>
      <w:r>
        <w:rPr>
          <w:rFonts w:ascii="Times New Roman" w:hAnsi="Times New Roman" w:eastAsia="Times New Roman" w:cs="Times New Roman"/>
          <w:color w:val="000000"/>
          <w:sz w:val="24"/>
          <w:u w:val="none"/>
        </w:rPr>
        <w:t xml:space="preserve">ny posters employ parallelism, antithesis, and repetition to reinforce messages. Graphically, bold fonts, capitalization or exclamation marks emphasize the messages. Layouts balance visual elements, with models and products prominently featured and support</w:t>
      </w:r>
      <w:r>
        <w:rPr>
          <w:rFonts w:ascii="Times New Roman" w:hAnsi="Times New Roman" w:eastAsia="Times New Roman" w:cs="Times New Roman"/>
          <w:color w:val="000000"/>
          <w:sz w:val="24"/>
          <w:u w:val="none"/>
        </w:rPr>
        <w:t xml:space="preserve">ing text arranged to guide focus.</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Overall, these posters combine conceptual imagery, viewer engagement via gaze and expression, strategic composition, high realism, vivid colors, and stylistic devices to create persuasive advertisements. They aim to showcase product features, positioning t</w:t>
      </w:r>
      <w:r>
        <w:rPr>
          <w:rFonts w:ascii="Times New Roman" w:hAnsi="Times New Roman" w:eastAsia="Times New Roman" w:cs="Times New Roman"/>
          <w:color w:val="000000"/>
          <w:sz w:val="24"/>
          <w:u w:val="none"/>
        </w:rPr>
        <w:t xml:space="preserve">hem as ways to beauty, confidence, and luxury.</w:t>
      </w:r>
      <w:r>
        <w:rPr>
          <w:sz w:val="24"/>
        </w:rPr>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Spanish social and motivational ads of the 2020s</w:t>
      </w:r>
      <w:r>
        <w:rPr>
          <w:rFonts w:ascii="Times New Roman" w:hAnsi="Times New Roman" w:eastAsia="Times New Roman" w:cs="Times New Roman"/>
          <w:color w:val="000000"/>
          <w:sz w:val="24"/>
          <w:u w:val="none"/>
        </w:rPr>
      </w:r>
      <w:r/>
    </w:p>
    <w:p>
      <w:pPr>
        <w:ind w:left="0" w:right="0" w:firstLine="72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four posters predominantly employ conceptual and symbolic processes rather than narrative sequences. This choice allows them to raise awareness and provoke reflection on social issues. For instance, a representation of a diverse group of women symboliz</w:t>
      </w:r>
      <w:r>
        <w:rPr>
          <w:rFonts w:ascii="Times New Roman" w:hAnsi="Times New Roman" w:eastAsia="Times New Roman" w:cs="Times New Roman"/>
          <w:color w:val="000000"/>
          <w:sz w:val="24"/>
          <w:u w:val="none"/>
        </w:rPr>
        <w:t xml:space="preserve">es resilience and collective strength, aligning with its goal of promoting gender equality and celebrating International Women’s Day; symbols such as traps and social media icons resist the dangers and manipulative nature of social media platforms; or a re</w:t>
      </w:r>
      <w:r>
        <w:rPr>
          <w:rFonts w:ascii="Times New Roman" w:hAnsi="Times New Roman" w:eastAsia="Times New Roman" w:cs="Times New Roman"/>
          <w:color w:val="000000"/>
          <w:sz w:val="24"/>
          <w:u w:val="none"/>
        </w:rPr>
        <w:t xml:space="preserve">presentation of the hidden realities of drug addiction. The posters use visual strategies that shape viewer engagement, for example, through women looking away or only slightly at the viewer, or through a representation of the woman with closed eyes that m</w:t>
      </w:r>
      <w:r>
        <w:rPr>
          <w:rFonts w:ascii="Times New Roman" w:hAnsi="Times New Roman" w:eastAsia="Times New Roman" w:cs="Times New Roman"/>
          <w:color w:val="000000"/>
          <w:sz w:val="24"/>
          <w:u w:val="none"/>
        </w:rPr>
        <w:t xml:space="preserve">ay create distance between the actors and the viewers, but may give a space for reflection about contemporary social problems. functioning as a demand image to evoke empathy and highlight addiction’s seriousness. Many ads rely on metaphoric images and act </w:t>
      </w:r>
      <w:r>
        <w:rPr>
          <w:rFonts w:ascii="Times New Roman" w:hAnsi="Times New Roman" w:eastAsia="Times New Roman" w:cs="Times New Roman"/>
          <w:color w:val="000000"/>
          <w:sz w:val="24"/>
          <w:u w:val="none"/>
        </w:rPr>
        <w:t xml:space="preserve">as implied demands. Element placement and framing contribute to the conveyed messages by balanced text and imagery. </w:t>
      </w:r>
      <w:r>
        <w:rPr>
          <w:rFonts w:ascii="Times New Roman" w:hAnsi="Times New Roman" w:eastAsia="Times New Roman" w:cs="Times New Roman"/>
          <w:color w:val="000000"/>
          <w:sz w:val="24"/>
          <w:u w:val="none"/>
        </w:rPr>
        <w:t xml:space="preserve">However, the posters differ in realism, as one poster employs a symbolic, simplified illustration style, while others use realistic photographs with sharp focus to increase authenticity. Color palettes support emotional tones with purple shades, grey, brow</w:t>
      </w:r>
      <w:r>
        <w:rPr>
          <w:rFonts w:ascii="Times New Roman" w:hAnsi="Times New Roman" w:eastAsia="Times New Roman" w:cs="Times New Roman"/>
          <w:color w:val="000000"/>
          <w:sz w:val="24"/>
          <w:u w:val="none"/>
        </w:rPr>
        <w:t xml:space="preserve">n and blue that evoke calmness but hint at deception, while dark colors underscore despair and seriousness.</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Stylistically, usually hyperboles, euphemisms, epithets, are demonstrated in the texts, as well as syntactical parallelism and inversion are used for emphasis. Furthemore, some ads omit punctuation and use bold, open-ended text to foster an informal, refle</w:t>
      </w:r>
      <w:r>
        <w:rPr>
          <w:rFonts w:ascii="Times New Roman" w:hAnsi="Times New Roman" w:eastAsia="Times New Roman" w:cs="Times New Roman"/>
          <w:color w:val="000000"/>
          <w:sz w:val="24"/>
          <w:u w:val="none"/>
        </w:rPr>
        <w:t xml:space="preserve">ctive tone, while others maintain standard punctuation for clarity.</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So, these posters employ diverse visual and stylistic strategies like symbolism, composition, color, and rhetorical devices to create convincing messages that challenge perceptions and evoke emotional responses. Their varied approaches aim to engage viewer</w:t>
      </w:r>
      <w:r>
        <w:rPr>
          <w:rFonts w:ascii="Times New Roman" w:hAnsi="Times New Roman" w:eastAsia="Times New Roman" w:cs="Times New Roman"/>
          <w:color w:val="000000"/>
          <w:sz w:val="24"/>
          <w:u w:val="none"/>
        </w:rPr>
        <w:t xml:space="preserve">s in reflection, empathy, or critical awareness, promoting social change and understanding. </w:t>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Spanish commercial ads of goods of the 2020s</w:t>
      </w:r>
      <w:del w:id="8" w:author="Елена Габриелова" w:date="2025-05-20T10:10:48Z" oouserid="1130000059770664">
        <w:r>
          <w:rPr>
            <w:rFonts w:ascii="Times New Roman" w:hAnsi="Times New Roman" w:eastAsia="Times New Roman" w:cs="Times New Roman"/>
            <w:b/>
            <w:color w:val="000000"/>
            <w:sz w:val="24"/>
            <w:u w:val="none"/>
          </w:rPr>
        </w:r>
      </w:del>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All posters mainly use conceptual imagery rather than literal actions, aiming to evoke emotions and associations related to beauty, strength, shopping, family, and health. For example, some posters feature celebrities or models as aspirational figures embo</w:t>
      </w:r>
      <w:r>
        <w:rPr>
          <w:rFonts w:ascii="Times New Roman" w:hAnsi="Times New Roman" w:eastAsia="Times New Roman" w:cs="Times New Roman"/>
          <w:color w:val="000000"/>
          <w:sz w:val="24"/>
          <w:u w:val="none"/>
        </w:rPr>
        <w:t xml:space="preserve">dying qualities like confidence, youthfulness, and advanced beauty technology. Interactions with the viewers is primarily established through gaze, as most posters employ actors making direct eye contact to foster engagement and trust. This gaze strategy p</w:t>
      </w:r>
      <w:r>
        <w:rPr>
          <w:rFonts w:ascii="Times New Roman" w:hAnsi="Times New Roman" w:eastAsia="Times New Roman" w:cs="Times New Roman"/>
          <w:color w:val="000000"/>
          <w:sz w:val="24"/>
          <w:u w:val="none"/>
        </w:rPr>
        <w:t xml:space="preserve">ositions the posters as offers, inviting viewers to become familiar with these goods. Compositionally, brand logos are placed often at the top, enhancing recognition; сentral figures are emphasized through size and placement. Layouts balance supporting tex</w:t>
      </w:r>
      <w:r>
        <w:rPr>
          <w:rFonts w:ascii="Times New Roman" w:hAnsi="Times New Roman" w:eastAsia="Times New Roman" w:cs="Times New Roman"/>
          <w:color w:val="000000"/>
          <w:sz w:val="24"/>
          <w:u w:val="none"/>
        </w:rPr>
        <w:t xml:space="preserve">t, images, and visual hierarchy. Most posters feature realistic images achieved through photography combined with graphic elements. As for color saturation, bright colors attract attention, whereas natural tones create a calm and more natural visual aesthe</w:t>
      </w:r>
      <w:r>
        <w:rPr>
          <w:rFonts w:ascii="Times New Roman" w:hAnsi="Times New Roman" w:eastAsia="Times New Roman" w:cs="Times New Roman"/>
          <w:color w:val="000000"/>
          <w:sz w:val="24"/>
          <w:u w:val="none"/>
        </w:rPr>
        <w:t xml:space="preserve">tic: warm colors like yellow and pink evoke energy and femininity; white and silver suggest brilliance and technology; red, purple, blue, and green support themes of health, beauty, and lifestyle.</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Stylistically, posters employ metaphors, epithets, euphemism and hyperbole to strengthen the products’ effects, while personification attributes human qualities to products, enriching narratives. At the syntactical level, posters often use parallel constru</w:t>
      </w:r>
      <w:r>
        <w:rPr>
          <w:rFonts w:ascii="Times New Roman" w:hAnsi="Times New Roman" w:eastAsia="Times New Roman" w:cs="Times New Roman"/>
          <w:color w:val="000000"/>
          <w:sz w:val="24"/>
          <w:u w:val="none"/>
        </w:rPr>
        <w:t xml:space="preserve">ctions to reinforce messages by listing qualities or benefits; repetition also emphasizes key ideas, creating rhythm and impact. Graphically, many posters minimize punctuation, using styled fonts and capitalization to set the elegant or credible visual imp</w:t>
      </w:r>
      <w:r>
        <w:rPr>
          <w:rFonts w:ascii="Times New Roman" w:hAnsi="Times New Roman" w:eastAsia="Times New Roman" w:cs="Times New Roman"/>
          <w:color w:val="000000"/>
          <w:sz w:val="24"/>
          <w:u w:val="none"/>
        </w:rPr>
        <w:t xml:space="preserve">act.</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To sum up, these posters establish emotional connections through gaze engagement and balanced composition, prominently featuring their brands. Realistic photography combined with expressive color palettes and strategic layout effectively evoke desire, trus</w:t>
      </w:r>
      <w:r>
        <w:rPr>
          <w:rFonts w:ascii="Times New Roman" w:hAnsi="Times New Roman" w:eastAsia="Times New Roman" w:cs="Times New Roman"/>
          <w:color w:val="000000"/>
          <w:sz w:val="24"/>
          <w:u w:val="none"/>
        </w:rPr>
        <w:t xml:space="preserve">t, and emotional resonance in conceptual imagery with stylistic devices such as metaphors, hyperbole, parallelism, and color symbolism to offer and promote the given products.</w:t>
      </w:r>
      <w:r>
        <w:rPr>
          <w:sz w:val="24"/>
        </w:rPr>
      </w:r>
      <w:r/>
    </w:p>
    <w:p>
      <w:pPr>
        <w:ind w:left="0" w:right="0" w:firstLine="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4.5. Comparative analysis</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The visual communication strategies across different eras and cultural contexts reveal the evolution of how imagery and stylistic devices are employed to shape commercial and non-commercial advertising. This analysis compares posters from the 1930s and 202</w:t>
      </w:r>
      <w:r>
        <w:rPr>
          <w:rFonts w:ascii="Times New Roman" w:hAnsi="Times New Roman" w:eastAsia="Times New Roman" w:cs="Times New Roman"/>
          <w:color w:val="000000"/>
          <w:sz w:val="24"/>
          <w:u w:val="none"/>
        </w:rPr>
        <w:t xml:space="preserve">0s, focusing on Soviet, Spanish, and Russian ads, examining their visual language, engagement techniques, stylistic choices, and thematic focuses.</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Firstly, ideological and social functions vary. In the 1930s, Soviet posters functioned as ideological and agitational tools. Agitational posters emphasize progress, industrialization, and societal unity, depicting women as symbols of strength, literacy, a</w:t>
      </w:r>
      <w:r>
        <w:rPr>
          <w:rFonts w:ascii="Times New Roman" w:hAnsi="Times New Roman" w:eastAsia="Times New Roman" w:cs="Times New Roman"/>
          <w:color w:val="000000"/>
          <w:sz w:val="24"/>
          <w:u w:val="none"/>
        </w:rPr>
        <w:t xml:space="preserve">nd responsibility to reinforce revolutionary ideals and mobilize collective action. Spanish posters from the same era center on wartime social mobilization, emphasizing collective effort, sacrifice, and societal resilience, with imagery of women and childr</w:t>
      </w:r>
      <w:r>
        <w:rPr>
          <w:rFonts w:ascii="Times New Roman" w:hAnsi="Times New Roman" w:eastAsia="Times New Roman" w:cs="Times New Roman"/>
          <w:color w:val="000000"/>
          <w:sz w:val="24"/>
          <w:u w:val="none"/>
        </w:rPr>
        <w:t xml:space="preserve">en symbolizing nurturing roles and support against external threats. Commercial posters, regardless of time period and culture, focus on individual needs like beauty, health, and household chores. Moving to the 2020s,</w:t>
      </w:r>
      <w:r>
        <w:rPr>
          <w:rFonts w:ascii="Times New Roman" w:hAnsi="Times New Roman" w:eastAsia="Times New Roman" w:cs="Times New Roman"/>
          <w:color w:val="000000"/>
          <w:sz w:val="24"/>
          <w:u w:val="none"/>
        </w:rPr>
        <w:t xml:space="preserve"> Russian social a</w:t>
      </w:r>
      <w:r>
        <w:rPr>
          <w:rFonts w:ascii="Times New Roman" w:hAnsi="Times New Roman" w:eastAsia="Times New Roman" w:cs="Times New Roman"/>
          <w:color w:val="000000"/>
          <w:sz w:val="24"/>
          <w:u w:val="none"/>
        </w:rPr>
        <w:t xml:space="preserve">nd motivational posters aim to evoke emotional reflection on issues like health, self-confidence, social responsibility, and equality, fostering empathy and social consciousness rather than direct ideological mobilization. Spanish posters of the same perio</w:t>
      </w:r>
      <w:r>
        <w:rPr>
          <w:rFonts w:ascii="Times New Roman" w:hAnsi="Times New Roman" w:eastAsia="Times New Roman" w:cs="Times New Roman"/>
          <w:color w:val="000000"/>
          <w:sz w:val="24"/>
          <w:u w:val="none"/>
        </w:rPr>
        <w:t xml:space="preserve">d focus on gender equality, social awareness, and cultural pride, using symbolic imagery to provoke reflection and empathy. </w:t>
      </w: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Secondly, across eras, gaze direction remains a crucial element. Soviet posters often employ direct or indirect gazes to symbolize authority, strength, or kindness, reinforcing ideological messages. Contemporary posters, whether Russian or Spanish, tend to</w:t>
      </w:r>
      <w:r>
        <w:rPr>
          <w:rFonts w:ascii="Times New Roman" w:hAnsi="Times New Roman" w:eastAsia="Times New Roman" w:cs="Times New Roman"/>
          <w:color w:val="000000"/>
          <w:sz w:val="24"/>
          <w:u w:val="none"/>
        </w:rPr>
        <w:t xml:space="preserve"> use indirect gaze or slight eye contact to evoke reflection and hope, encouraging viewers to sympathize. However, the most active engagement with viewers, demanding their attention, is based on commanding visuals, striking symbolic imagery, and verbal cue</w:t>
      </w:r>
      <w:r>
        <w:rPr>
          <w:rFonts w:ascii="Times New Roman" w:hAnsi="Times New Roman" w:eastAsia="Times New Roman" w:cs="Times New Roman"/>
          <w:color w:val="000000"/>
          <w:sz w:val="24"/>
          <w:u w:val="none"/>
        </w:rPr>
        <w:t xml:space="preserve">s. Commercial posters across eras primarily serve as offers, using gaze, imagery, and layout to evoke trust and aspiration. As for the composition, most posters across all the aspects highlight the central figures of women by framing, salience, saturation,</w:t>
      </w:r>
      <w:r>
        <w:rPr>
          <w:rFonts w:ascii="Times New Roman" w:hAnsi="Times New Roman" w:eastAsia="Times New Roman" w:cs="Times New Roman"/>
          <w:color w:val="000000"/>
          <w:sz w:val="24"/>
          <w:u w:val="none"/>
        </w:rPr>
        <w:t xml:space="preserve"> and size to emphasize their importance, which is also balanced with textual elements. Color aspect also exemplifies evolution: the 1930s utilize bright, saturated reds and bold tones associated with revolution, vitality, and urgency. In contrast, 2020s pa</w:t>
      </w:r>
      <w:r>
        <w:rPr>
          <w:rFonts w:ascii="Times New Roman" w:hAnsi="Times New Roman" w:eastAsia="Times New Roman" w:cs="Times New Roman"/>
          <w:color w:val="000000"/>
          <w:sz w:val="24"/>
          <w:u w:val="none"/>
        </w:rPr>
        <w:t xml:space="preserve">lettes are more varied: vivid colors evoke energy and optimism, while muted tones suggest seriousness or calmness, reflecting a more emotional approach. </w:t>
      </w:r>
      <w:r/>
    </w:p>
    <w:p>
      <w:pPr>
        <w:ind w:left="0" w:right="0" w:firstLine="72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Thirdly, posters have changed in stylistics as well. </w:t>
      </w:r>
      <w:r>
        <w:rPr>
          <w:rFonts w:ascii="Times New Roman" w:hAnsi="Times New Roman" w:eastAsia="Times New Roman" w:cs="Times New Roman"/>
          <w:color w:val="000000"/>
          <w:sz w:val="24"/>
          <w:u w:val="none"/>
        </w:rPr>
        <w:t xml:space="preserve">Soviet posters</w:t>
      </w:r>
      <w:r>
        <w:rPr>
          <w:rFonts w:ascii="Times New Roman" w:hAnsi="Times New Roman" w:eastAsia="Times New Roman" w:cs="Times New Roman"/>
          <w:color w:val="000000"/>
          <w:sz w:val="24"/>
          <w:u w:val="none"/>
        </w:rPr>
        <w:t xml:space="preserve"> of the 1930s employ alliteration, rhythm, metaphors, epithets, and repetition, often complemented by bold punctuation and lettering, to reinforce their messages with urgency, whereas Spanish posters of the same era </w:t>
      </w:r>
      <w:r>
        <w:rPr>
          <w:rFonts w:ascii="Times New Roman" w:hAnsi="Times New Roman" w:eastAsia="Times New Roman" w:cs="Times New Roman"/>
          <w:color w:val="000000"/>
          <w:sz w:val="24"/>
          <w:highlight w:val="none"/>
          <w:u w:val="none"/>
        </w:rPr>
        <w:t xml:space="preserve">often use</w:t>
      </w:r>
      <w:r>
        <w:rPr>
          <w:rFonts w:ascii="Times New Roman" w:hAnsi="Times New Roman" w:eastAsia="Times New Roman" w:cs="Times New Roman"/>
          <w:color w:val="000000"/>
          <w:sz w:val="24"/>
          <w:highlight w:val="white"/>
          <w:u w:val="none"/>
        </w:rPr>
        <w:t xml:space="preserve"> imperatives, epithets, hyperbole, metonymy, and rhetorical devices such as repetition and inversion to evoke emotional responses, reinforced by command-like punctuation and typography that also underscore urgency </w:t>
      </w:r>
      <w:r>
        <w:rPr>
          <w:rFonts w:ascii="Times New Roman" w:hAnsi="Times New Roman" w:eastAsia="Times New Roman" w:cs="Times New Roman"/>
          <w:color w:val="000000"/>
          <w:sz w:val="24"/>
          <w:highlight w:val="none"/>
          <w:u w:val="none"/>
        </w:rPr>
        <w:t xml:space="preserve">and team spirit</w:t>
      </w:r>
      <w:r>
        <w:rPr>
          <w:rFonts w:ascii="Times New Roman" w:hAnsi="Times New Roman" w:eastAsia="Times New Roman" w:cs="Times New Roman"/>
          <w:color w:val="000000"/>
          <w:sz w:val="24"/>
          <w:highlight w:val="none"/>
          <w:u w:val="none"/>
        </w:rPr>
        <w:t xml:space="preserve">. As time passed, </w:t>
      </w:r>
      <w:r>
        <w:rPr>
          <w:rFonts w:ascii="Times New Roman" w:hAnsi="Times New Roman" w:eastAsia="Times New Roman" w:cs="Times New Roman"/>
          <w:color w:val="000000"/>
          <w:sz w:val="24"/>
          <w:u w:val="none"/>
        </w:rPr>
        <w:t xml:space="preserve">modern poster</w:t>
      </w:r>
      <w:r>
        <w:rPr>
          <w:rFonts w:ascii="Times New Roman" w:hAnsi="Times New Roman" w:eastAsia="Times New Roman" w:cs="Times New Roman"/>
          <w:color w:val="000000"/>
          <w:sz w:val="24"/>
          <w:u w:val="none"/>
        </w:rPr>
        <w:t xml:space="preserve">s of both cultures started to incorporate more devices, so the examples of personificati</w:t>
      </w:r>
      <w:r>
        <w:rPr>
          <w:rFonts w:ascii="Times New Roman" w:hAnsi="Times New Roman" w:eastAsia="Times New Roman" w:cs="Times New Roman"/>
          <w:color w:val="000000"/>
          <w:sz w:val="24"/>
          <w:u w:val="none"/>
        </w:rPr>
        <w:t xml:space="preserve">on, euphemisms, more explicit epithets and hyperbole, contrasting oxymoron, and selective punctuation appeared to create persuasive, emotionally engaging messages that are also emphasized by various types of fonts. Culturally, Soviet posters rely on metony</w:t>
      </w:r>
      <w:r>
        <w:rPr>
          <w:rFonts w:ascii="Times New Roman" w:hAnsi="Times New Roman" w:eastAsia="Times New Roman" w:cs="Times New Roman"/>
          <w:color w:val="000000"/>
          <w:sz w:val="24"/>
          <w:u w:val="none"/>
        </w:rPr>
        <w:t xml:space="preserve">mies and historical allusions, whereas contemporary posters tend to use metaphors and symbols that evoke personal attitude or social values.</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Overall, while core principles like central figures, gaze engagement, and color symbolism remain consistent, the thematic focus and stylistic strategies have markedly evolved. Soviet posters of the 1930s harnessed bold, stylized imagery and direct language</w:t>
      </w:r>
      <w:r>
        <w:rPr>
          <w:rFonts w:ascii="Times New Roman" w:hAnsi="Times New Roman" w:eastAsia="Times New Roman" w:cs="Times New Roman"/>
          <w:color w:val="000000"/>
          <w:sz w:val="24"/>
          <w:u w:val="none"/>
        </w:rPr>
        <w:t xml:space="preserve"> to promote collective effort and governments’s desires and needs. In contrast, modern posters in Russia and Spain utilize realistic imagery, symbolism, and emotionally layered language to foster reflection, social consciousness, and personal ambitions. Th</w:t>
      </w:r>
      <w:r>
        <w:rPr>
          <w:rFonts w:ascii="Times New Roman" w:hAnsi="Times New Roman" w:eastAsia="Times New Roman" w:cs="Times New Roman"/>
          <w:color w:val="000000"/>
          <w:sz w:val="24"/>
          <w:u w:val="none"/>
        </w:rPr>
        <w:t xml:space="preserve">is progression reflects broader societal shifts from collective ideological narratives toward individual-centered, emotionally resonant communication, demonstrating both continuity in visual language strategies and adaptability to changing social and cultu</w:t>
      </w:r>
      <w:r>
        <w:rPr>
          <w:rFonts w:ascii="Times New Roman" w:hAnsi="Times New Roman" w:eastAsia="Times New Roman" w:cs="Times New Roman"/>
          <w:color w:val="000000"/>
          <w:sz w:val="24"/>
          <w:u w:val="none"/>
        </w:rPr>
        <w:t xml:space="preserve">ral contexts.</w:t>
      </w:r>
      <w:r>
        <w:rPr>
          <w:sz w:val="24"/>
        </w:rPr>
      </w:r>
      <w:r/>
    </w:p>
    <w:p>
      <w:pPr>
        <w:ind w:left="0" w:right="0" w:firstLine="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color w:val="000000"/>
          <w:sz w:val="24"/>
          <w:u w:val="none"/>
        </w:rPr>
        <w:t xml:space="preserve">Conclusion</w:t>
      </w:r>
      <w:r/>
    </w:p>
    <w:p>
      <w:pPr>
        <w:ind w:left="0" w:right="0" w:firstLine="72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To sum up, this study has explored the complex ways in which advertising reflects and reinforces cultural, political, and social values and gender role through a comprehensive multimodal comparative analysis of female representation in Russian and Span</w:t>
      </w:r>
      <w:r>
        <w:rPr>
          <w:rFonts w:ascii="Times New Roman" w:hAnsi="Times New Roman" w:eastAsia="Times New Roman" w:cs="Times New Roman"/>
          <w:color w:val="000000"/>
          <w:sz w:val="24"/>
          <w:u w:val="none"/>
        </w:rPr>
        <w:t xml:space="preserve">ish advertising from the 1930s and 2020s. The usage of Kress and van Leeuwen's framework (2021) revealed how representational, interactive, and compositional elements contribute to the construction of female identity, while Shakhovskiy's stylistic analysis</w:t>
      </w:r>
      <w:r>
        <w:rPr>
          <w:rFonts w:ascii="Times New Roman" w:hAnsi="Times New Roman" w:eastAsia="Times New Roman" w:cs="Times New Roman"/>
          <w:color w:val="000000"/>
          <w:sz w:val="24"/>
          <w:u w:val="none"/>
        </w:rPr>
        <w:t xml:space="preserve"> (2013) identified the persuasive linguistic strategies employed to evoke particular emotional responses, thoughtprovoking mood or specific actions.</w:t>
      </w:r>
      <w:r/>
    </w:p>
    <w:p>
      <w:pPr>
        <w:ind w:left="0" w:right="0" w:firstLine="720"/>
        <w:jc w:val="both"/>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One of the key findings of this study is the sift in ideological and social functions of the advertising. Soviet posters of the 1930s represent women as symbols to promote progress and unity, serving ideological aims, whereas Spanish posters of the same er</w:t>
      </w:r>
      <w:r>
        <w:rPr>
          <w:rFonts w:ascii="Times New Roman" w:hAnsi="Times New Roman" w:eastAsia="Times New Roman" w:cs="Times New Roman"/>
          <w:color w:val="000000"/>
          <w:sz w:val="24"/>
          <w:u w:val="none"/>
        </w:rPr>
        <w:t xml:space="preserve">a focus on wartime support, highlighting women's motherhood roles. </w:t>
      </w:r>
      <w:r>
        <w:rPr>
          <w:rFonts w:ascii="Times New Roman" w:hAnsi="Times New Roman" w:eastAsia="Times New Roman" w:cs="Times New Roman"/>
          <w:color w:val="000000"/>
          <w:sz w:val="24"/>
          <w:highlight w:val="none"/>
          <w:u w:val="none"/>
        </w:rPr>
        <w:t xml:space="preserve">The application of such stylistic devices as imperatives, metonymy, rhythm, alliteration and their functions are closely relate</w:t>
      </w:r>
      <w:r>
        <w:rPr>
          <w:rFonts w:ascii="Times New Roman" w:hAnsi="Times New Roman" w:eastAsia="Times New Roman" w:cs="Times New Roman"/>
          <w:color w:val="000000"/>
          <w:sz w:val="24"/>
          <w:highlight w:val="none"/>
          <w:u w:val="none"/>
        </w:rPr>
        <w:t xml:space="preserve">d with the political context of that time, specifically with period of inustrialization and collectivization in the Soviet Union in the 1930s and period of pre-military time in Spain when the main focuses were at the motherhood values, unity and worforce. </w:t>
      </w:r>
      <w:r>
        <w:rPr>
          <w:rFonts w:ascii="Times New Roman" w:hAnsi="Times New Roman" w:eastAsia="Times New Roman" w:cs="Times New Roman"/>
          <w:color w:val="000000"/>
          <w:sz w:val="24"/>
          <w:u w:val="none"/>
        </w:rPr>
        <w:t xml:space="preserve">In the 2020s Russian social posters encourage more reflection on issues like health, self-confidence, and social responsib</w:t>
      </w:r>
      <w:r>
        <w:rPr>
          <w:rFonts w:ascii="Times New Roman" w:hAnsi="Times New Roman" w:eastAsia="Times New Roman" w:cs="Times New Roman"/>
          <w:color w:val="000000"/>
          <w:sz w:val="24"/>
          <w:u w:val="none"/>
        </w:rPr>
        <w:t xml:space="preserve">ility and Spanish posters promote gender equality, social media awareness and healthy lifestyle.</w:t>
      </w:r>
      <w:r>
        <w:rPr>
          <w:rFonts w:ascii="Times New Roman" w:hAnsi="Times New Roman" w:eastAsia="Times New Roman" w:cs="Times New Roman"/>
          <w:color w:val="000000"/>
          <w:sz w:val="24"/>
          <w:u w:val="none"/>
        </w:rPr>
        <w:t xml:space="preserve"> Thus, this change marks a move from collective messaging to fostering individual desires, awareness and social empathy </w:t>
      </w:r>
      <w:r>
        <w:rPr>
          <w:rFonts w:ascii="Times New Roman" w:hAnsi="Times New Roman" w:eastAsia="Times New Roman" w:cs="Times New Roman"/>
          <w:color w:val="000000"/>
          <w:sz w:val="24"/>
          <w:u w:val="none"/>
        </w:rPr>
        <w:t xml:space="preserve">because of the evolution of social factors as norms, beliefs, values, and interests where almost only individualistic approach and authenticity are socially approved.</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u w:val="none"/>
        </w:rPr>
        <w:t xml:space="preserve">Although, </w:t>
      </w:r>
      <w:r>
        <w:rPr>
          <w:rFonts w:ascii="Times New Roman" w:hAnsi="Times New Roman" w:eastAsia="Times New Roman" w:cs="Times New Roman"/>
          <w:color w:val="000000"/>
          <w:sz w:val="24"/>
          <w:u w:val="none"/>
        </w:rPr>
        <w:t xml:space="preserve">commercial ads throughout the time consistently target individual needs</w:t>
      </w:r>
      <w:r>
        <w:rPr>
          <w:rFonts w:ascii="Times New Roman" w:hAnsi="Times New Roman" w:eastAsia="Times New Roman" w:cs="Times New Roman"/>
          <w:color w:val="000000"/>
          <w:sz w:val="24"/>
          <w:u w:val="none"/>
        </w:rPr>
        <w:t xml:space="preserve"> that meets just basic needs of a woman</w:t>
      </w:r>
      <w:r>
        <w:rPr>
          <w:rFonts w:ascii="Times New Roman" w:hAnsi="Times New Roman" w:eastAsia="Times New Roman" w:cs="Times New Roman"/>
          <w:color w:val="000000"/>
          <w:sz w:val="24"/>
          <w:u w:val="none"/>
        </w:rPr>
        <w:t xml:space="preserve"> like food, medicine, products for cleaning and casual cosmetics in the 1930s and a broder context of goods as shopping, clothes, various types of cosmetics, and care products in the 2020s.</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720"/>
        <w:jc w:val="both"/>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u w:val="none"/>
        </w:rPr>
        <w:t xml:space="preserve">As for the visuals, </w:t>
      </w:r>
      <w:r>
        <w:rPr>
          <w:rFonts w:ascii="Times New Roman" w:hAnsi="Times New Roman" w:eastAsia="Times New Roman" w:cs="Times New Roman"/>
          <w:color w:val="000000"/>
          <w:sz w:val="24"/>
          <w:u w:val="none"/>
        </w:rPr>
        <w:t xml:space="preserve">posters of the 1930s in general utilize conceptual representational processes, mediam modality and direct interaction with the viewers. C</w:t>
      </w:r>
      <w:r>
        <w:rPr>
          <w:rFonts w:ascii="Times New Roman" w:hAnsi="Times New Roman" w:eastAsia="Times New Roman" w:cs="Times New Roman"/>
          <w:color w:val="000000"/>
          <w:sz w:val="24"/>
          <w:u w:val="none"/>
        </w:rPr>
        <w:t xml:space="preserve">ompositionally, central figures are prominently framed within balanced layouts, complemented by bright, saturated colors like red symbolizing revolution and blue evoking</w:t>
      </w:r>
      <w:r>
        <w:rPr>
          <w:rFonts w:ascii="Times New Roman" w:hAnsi="Times New Roman" w:eastAsia="Times New Roman" w:cs="Times New Roman"/>
          <w:color w:val="000000"/>
          <w:sz w:val="24"/>
          <w:u w:val="none"/>
        </w:rPr>
        <w:t xml:space="preserve"> trust and progress. However, </w:t>
      </w:r>
      <w:r>
        <w:rPr>
          <w:rFonts w:ascii="Times New Roman" w:hAnsi="Times New Roman" w:eastAsia="Times New Roman" w:cs="Times New Roman"/>
          <w:color w:val="000000"/>
          <w:sz w:val="24"/>
          <w:u w:val="none"/>
        </w:rPr>
        <w:t xml:space="preserve">in the modern times the tecnhiques of rep</w:t>
      </w:r>
      <w:r>
        <w:rPr>
          <w:rFonts w:ascii="Times New Roman" w:hAnsi="Times New Roman" w:eastAsia="Times New Roman" w:cs="Times New Roman"/>
          <w:color w:val="000000"/>
          <w:sz w:val="24"/>
          <w:u w:val="none"/>
        </w:rPr>
        <w:t xml:space="preserve">resentation</w:t>
      </w:r>
      <w:r>
        <w:rPr>
          <w:rFonts w:ascii="Times New Roman" w:hAnsi="Times New Roman" w:eastAsia="Times New Roman" w:cs="Times New Roman"/>
          <w:color w:val="000000"/>
          <w:sz w:val="24"/>
          <w:u w:val="none"/>
        </w:rPr>
        <w:t xml:space="preserve"> become more sophisticated, symbolic and authentic: photographic realism appeares, color palletes gain different connotations and imagery and its placement enhance the textual meaning which, in turn, enlarge</w:t>
      </w:r>
      <w:r>
        <w:rPr>
          <w:rFonts w:ascii="Times New Roman" w:hAnsi="Times New Roman" w:eastAsia="Times New Roman" w:cs="Times New Roman"/>
          <w:color w:val="000000"/>
          <w:sz w:val="24"/>
          <w:u w:val="none"/>
        </w:rPr>
        <w:t xml:space="preserve">s</w:t>
      </w:r>
      <w:r>
        <w:rPr>
          <w:rFonts w:ascii="Times New Roman" w:hAnsi="Times New Roman" w:eastAsia="Times New Roman" w:cs="Times New Roman"/>
          <w:color w:val="000000"/>
          <w:sz w:val="24"/>
          <w:u w:val="none"/>
        </w:rPr>
        <w:t xml:space="preserve"> the list of stylistic devices used in the ads of the 1930s, like direct address to the audience, metaphors, </w:t>
      </w:r>
      <w:r>
        <w:rPr>
          <w:rFonts w:ascii="Times New Roman" w:hAnsi="Times New Roman" w:eastAsia="Times New Roman" w:cs="Times New Roman"/>
          <w:color w:val="000000"/>
          <w:sz w:val="24"/>
          <w:u w:val="none"/>
        </w:rPr>
        <w:t xml:space="preserve">epithets, metonymies, and parallel constructions, with euphemisms, oxymorons, personification and varied graphical elements and styles that is used to create a more explicit, bright and authentic message for a diverse audience of modern times.</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70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Never</w:t>
      </w:r>
      <w:r>
        <w:rPr>
          <w:rFonts w:ascii="Times New Roman" w:hAnsi="Times New Roman" w:eastAsia="Times New Roman" w:cs="Times New Roman"/>
          <w:color w:val="000000"/>
          <w:sz w:val="24"/>
          <w:u w:val="none"/>
        </w:rPr>
        <w:t xml:space="preserve">theless, it is important to acknowledge the limitations of this study. The study is based on a sample of 40 pieces, which may not provide enough depth to thoroughly examine all devices and strategies used in the representation of female images. Nonetheless</w:t>
      </w:r>
      <w:r>
        <w:rPr>
          <w:rFonts w:ascii="Times New Roman" w:hAnsi="Times New Roman" w:eastAsia="Times New Roman" w:cs="Times New Roman"/>
          <w:color w:val="000000"/>
          <w:sz w:val="24"/>
          <w:u w:val="none"/>
        </w:rPr>
        <w:t xml:space="preserve">, it</w:t>
      </w:r>
      <w:r>
        <w:rPr>
          <w:rFonts w:ascii="Times New Roman" w:hAnsi="Times New Roman" w:eastAsia="Times New Roman" w:cs="Times New Roman"/>
          <w:color w:val="000000"/>
          <w:sz w:val="24"/>
          <w:u w:val="none"/>
        </w:rPr>
        <w:t xml:space="preserve"> appears to be sufficient for identifying the most common practices used in the female ideals demonstration. Furthermore, the subjectivity may introduce bias and affect objectivity and the data interpretation. Finally, focusing on the Soviet Union, Russia,</w:t>
      </w:r>
      <w:r>
        <w:rPr>
          <w:rFonts w:ascii="Times New Roman" w:hAnsi="Times New Roman" w:eastAsia="Times New Roman" w:cs="Times New Roman"/>
          <w:color w:val="000000"/>
          <w:sz w:val="24"/>
          <w:u w:val="none"/>
        </w:rPr>
        <w:t xml:space="preserve"> and Spain may restrict the study's scope and do not allow for generalization for other cultural contexts.</w:t>
      </w:r>
      <w:r/>
    </w:p>
    <w:p>
      <w:pPr>
        <w:ind w:left="0" w:right="0" w:firstLine="72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To addres</w:t>
      </w:r>
      <w:r>
        <w:rPr>
          <w:rFonts w:ascii="Times New Roman" w:hAnsi="Times New Roman" w:eastAsia="Times New Roman" w:cs="Times New Roman"/>
          <w:color w:val="000000"/>
          <w:sz w:val="24"/>
          <w:u w:val="none"/>
        </w:rPr>
        <w:t xml:space="preserve">s these limitation, future research should incorporate more analytical frameworks, include additional regions and explore different time periods to provide more knowledge about how different cultures influence female representation across various historica</w:t>
      </w:r>
      <w:r>
        <w:rPr>
          <w:rFonts w:ascii="Times New Roman" w:hAnsi="Times New Roman" w:eastAsia="Times New Roman" w:cs="Times New Roman"/>
          <w:color w:val="000000"/>
          <w:sz w:val="24"/>
          <w:u w:val="none"/>
        </w:rPr>
        <w:t xml:space="preserve">l periods.</w:t>
      </w:r>
      <w:r/>
    </w:p>
    <w:p>
      <w:pPr>
        <w:ind w:left="0" w:right="0" w:firstLine="720"/>
        <w:jc w:val="both"/>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Overall, this study has contributed to the research on multimodality, advertising, and gender studies, providing a framework for future investigations into the representation of women in media</w:t>
      </w:r>
      <w:r>
        <w:rPr>
          <w:rFonts w:ascii="Times New Roman" w:hAnsi="Times New Roman" w:eastAsia="Times New Roman" w:cs="Times New Roman"/>
          <w:color w:val="000000"/>
          <w:sz w:val="24"/>
          <w:u w:val="none"/>
        </w:rPr>
        <w:t xml:space="preserve"> by providing a direct comparative analysis across various cultural and historical contexts and demonstrating the effectiveness of combining multimodal and stylistic analysis for a comprehens</w:t>
      </w:r>
      <w:r>
        <w:rPr>
          <w:rFonts w:ascii="Times New Roman" w:hAnsi="Times New Roman" w:eastAsia="Times New Roman" w:cs="Times New Roman"/>
          <w:color w:val="000000"/>
          <w:sz w:val="24"/>
          <w:u w:val="none"/>
        </w:rPr>
        <w:t xml:space="preserve">ive understanding of advertising that is essential for establising a more inclusive society.</w:t>
      </w:r>
      <w:r/>
    </w:p>
    <w:p>
      <w:pPr>
        <w:ind w:left="0" w:right="0" w:firstLine="0"/>
        <w:jc w:val="center"/>
        <w:spacing w:before="0" w:after="0" w:line="480" w:lineRule="auto"/>
        <w:shd w:val="clear" w:color="ffffff" w:fill="ffffff"/>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 </w:t>
      </w:r>
      <w:r/>
    </w:p>
    <w:p>
      <w:pPr>
        <w:spacing w:line="480" w:lineRule="auto"/>
        <w:rPr>
          <w:highlight w:val="none"/>
          <w14:ligatures w14:val="none"/>
        </w:rPr>
      </w:pPr>
      <w:r>
        <w:br/>
      </w:r>
      <w:r>
        <w:rPr>
          <w:highlight w:val="none"/>
          <w14:ligatures w14:val="none"/>
        </w:rPr>
      </w:r>
      <w:r>
        <w:rPr>
          <w:highlight w:val="none"/>
          <w14:ligatures w14:val="none"/>
        </w:rPr>
      </w:r>
    </w:p>
    <w:p>
      <w:pPr>
        <w:ind w:left="0" w:firstLine="0"/>
        <w:jc w:val="left"/>
        <w:spacing w:line="331" w:lineRule="auto"/>
        <w:shd w:val="clear" w:color="auto" w:fill="ffffff"/>
        <w:rPr>
          <w:b/>
          <w:bCs/>
          <w:sz w:val="28"/>
          <w:szCs w:val="28"/>
          <w:highlight w:val="none"/>
        </w:rPr>
      </w:pPr>
      <w:r>
        <w:rPr>
          <w:b/>
          <w:bCs/>
          <w:sz w:val="28"/>
          <w:szCs w:val="28"/>
          <w:highlight w:val="none"/>
        </w:rPr>
      </w:r>
      <w:r>
        <w:rPr>
          <w:b/>
          <w:bCs/>
          <w:sz w:val="28"/>
          <w:szCs w:val="28"/>
          <w:highlight w:val="none"/>
        </w:rPr>
      </w:r>
      <w:r>
        <w:rPr>
          <w:b/>
          <w:bCs/>
          <w:sz w:val="28"/>
          <w:szCs w:val="28"/>
          <w:highlight w:val="none"/>
        </w:rPr>
      </w:r>
    </w:p>
    <w:p>
      <w:pPr>
        <w:ind w:left="0" w:firstLine="0"/>
        <w:jc w:val="left"/>
        <w:spacing w:line="331" w:lineRule="auto"/>
        <w:shd w:val="clear" w:color="auto" w:fill="ffffff"/>
        <w:rPr>
          <w:b/>
          <w:bCs/>
          <w:sz w:val="24"/>
          <w:szCs w:val="24"/>
          <w:highlight w:val="none"/>
        </w:rPr>
      </w:pPr>
      <w:r>
        <w:rPr>
          <w:rFonts w:ascii="Times New Roman" w:hAnsi="Times New Roman" w:eastAsia="Times New Roman" w:cs="Times New Roman"/>
          <w:b/>
          <w:color w:val="000000"/>
          <w:sz w:val="24"/>
          <w:szCs w:val="24"/>
          <w:highlight w:val="none"/>
          <w:u w:val="none"/>
        </w:rPr>
      </w:r>
      <w:r>
        <w:rPr>
          <w:b/>
          <w:bCs/>
          <w:sz w:val="24"/>
          <w:szCs w:val="24"/>
          <w:highlight w:val="none"/>
        </w:rPr>
      </w:r>
      <w:r>
        <w:rPr>
          <w:b/>
          <w:bCs/>
          <w:sz w:val="24"/>
          <w:szCs w:val="24"/>
          <w:highlight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color w:val="000000"/>
          <w:sz w:val="24"/>
          <w:szCs w:val="24"/>
          <w:highlight w:val="none"/>
          <w:u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color w:val="000000"/>
          <w:sz w:val="24"/>
          <w:szCs w:val="24"/>
          <w:highlight w:val="none"/>
          <w:u w:val="none"/>
        </w:rPr>
      </w:r>
    </w:p>
    <w:p>
      <w:pPr>
        <w:ind w:left="0" w:firstLine="0"/>
        <w:jc w:val="left"/>
        <w:spacing w:line="331" w:lineRule="auto"/>
        <w:shd w:val="clear" w:color="auto" w:fill="ffffff"/>
        <w:rPr>
          <w:rFonts w:ascii="Times New Roman" w:hAnsi="Times New Roman" w:eastAsia="Times New Roman" w:cs="Times New Roman"/>
          <w:b/>
          <w:bCs/>
          <w:color w:val="000000"/>
          <w:sz w:val="24"/>
          <w:szCs w:val="24"/>
          <w:highlight w:val="none"/>
          <w:u w:val="none"/>
        </w:rPr>
      </w:pPr>
      <w:r>
        <w:rPr>
          <w:b/>
          <w:bCs/>
          <w:sz w:val="24"/>
          <w:szCs w:val="24"/>
          <w:highlight w:val="none"/>
        </w:rPr>
      </w:r>
      <w:r>
        <w:rPr>
          <w:rFonts w:ascii="Times New Roman" w:hAnsi="Times New Roman" w:eastAsia="Times New Roman" w:cs="Times New Roman"/>
          <w:b/>
          <w:color w:val="000000"/>
          <w:sz w:val="24"/>
          <w:szCs w:val="24"/>
          <w:u w:val="none"/>
        </w:rPr>
        <w:t xml:space="preserve">References</w:t>
      </w:r>
      <w:r>
        <w:rPr>
          <w:rFonts w:ascii="Times New Roman" w:hAnsi="Times New Roman" w:eastAsia="Times New Roman" w:cs="Times New Roman"/>
          <w:b/>
          <w:bCs/>
          <w:color w:val="000000"/>
          <w:sz w:val="24"/>
          <w:szCs w:val="24"/>
          <w:highlight w:val="none"/>
          <w:u w:val="none"/>
        </w:rPr>
      </w:r>
      <w:r>
        <w:rPr>
          <w:rFonts w:ascii="Times New Roman" w:hAnsi="Times New Roman" w:eastAsia="Times New Roman" w:cs="Times New Roman"/>
          <w:b/>
          <w:bCs/>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val="0"/>
          <w:i w:val="0"/>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Cs/>
          <w:i w:val="0"/>
          <w:iCs w:val="0"/>
          <w:color w:val="000000"/>
          <w:sz w:val="24"/>
          <w:szCs w:val="24"/>
          <w:highlight w:val="none"/>
          <w:u w:val="none"/>
        </w:rPr>
      </w:r>
      <w:r>
        <w:rPr>
          <w:rFonts w:ascii="Times New Roman" w:hAnsi="Times New Roman" w:eastAsia="Times New Roman" w:cs="Times New Roman"/>
          <w:bCs/>
          <w:i w:val="0"/>
          <w:iCs w:val="0"/>
          <w:color w:val="000000"/>
          <w:sz w:val="24"/>
          <w:szCs w:val="24"/>
          <w:highlight w:val="none"/>
          <w:u w:val="none"/>
        </w:rPr>
        <w:t xml:space="preserve">Article 10. Social advertising \ ConsultantPlus. (n.d.). </w:t>
      </w:r>
      <w:hyperlink r:id="rId13" w:tooltip="https://www.consultant.ru/document/cons_doc_LAW_58968/f98edd6a9fb0881245dfb14c4d05c1842f907350/" w:history="1">
        <w:r>
          <w:rPr>
            <w:rStyle w:val="858"/>
            <w:rFonts w:ascii="Times New Roman" w:hAnsi="Times New Roman" w:eastAsia="Times New Roman" w:cs="Times New Roman"/>
            <w:bCs/>
            <w:i w:val="0"/>
            <w:iCs w:val="0"/>
            <w:sz w:val="24"/>
            <w:szCs w:val="24"/>
            <w:highlight w:val="none"/>
          </w:rPr>
          <w:t xml:space="preserve">https://www.consultant.ru/document/cons_doc_LAW_58968/f98edd6a9fb0881245dfb14c4d05c1842f907350/</w:t>
        </w:r>
        <w:r>
          <w:rPr>
            <w:rStyle w:val="858"/>
            <w:rFonts w:ascii="Times New Roman" w:hAnsi="Times New Roman" w:eastAsia="Times New Roman" w:cs="Times New Roman"/>
            <w:bCs w:val="0"/>
            <w:i w:val="0"/>
            <w:sz w:val="24"/>
            <w:szCs w:val="24"/>
            <w:highlight w:val="none"/>
          </w:rPr>
        </w:r>
      </w:hyperlink>
      <w:r>
        <w:rPr>
          <w:rFonts w:ascii="Times New Roman" w:hAnsi="Times New Roman" w:eastAsia="Times New Roman" w:cs="Times New Roman"/>
          <w:bCs w:val="0"/>
          <w:i w:val="0"/>
          <w:color w:val="000000"/>
          <w:sz w:val="24"/>
          <w:szCs w:val="24"/>
          <w:highlight w:val="none"/>
          <w:u w:val="none"/>
        </w:rPr>
        <w:t xml:space="preserve"> </w:t>
      </w:r>
      <w:r>
        <w:rPr>
          <w:rFonts w:ascii="Times New Roman" w:hAnsi="Times New Roman" w:eastAsia="Times New Roman" w:cs="Times New Roman"/>
          <w:bCs w:val="0"/>
          <w:i w:val="0"/>
          <w:color w:val="000000"/>
          <w:sz w:val="24"/>
          <w:szCs w:val="24"/>
          <w:highlight w:val="none"/>
          <w:u w:val="none"/>
        </w:rPr>
      </w:r>
      <w:r>
        <w:rPr>
          <w:rFonts w:ascii="Times New Roman" w:hAnsi="Times New Roman" w:eastAsia="Times New Roman" w:cs="Times New Roman"/>
          <w:bCs w:val="0"/>
          <w:i w:val="0"/>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highlight w:val="none"/>
        </w:rPr>
      </w:r>
      <w:r>
        <w:rPr>
          <w:rFonts w:ascii="Times New Roman" w:hAnsi="Times New Roman" w:eastAsia="Times New Roman" w:cs="Times New Roman"/>
          <w:color w:val="000000"/>
          <w:sz w:val="24"/>
          <w:u w:val="none"/>
        </w:rPr>
        <w:t xml:space="preserve">Arutyunova, N. D. (1990).</w:t>
      </w:r>
      <w:r>
        <w:rPr>
          <w:rFonts w:ascii="Times New Roman" w:hAnsi="Times New Roman" w:eastAsia="Times New Roman" w:cs="Times New Roman"/>
          <w:i/>
          <w:iCs/>
          <w:color w:val="000000"/>
          <w:sz w:val="24"/>
          <w:u w:val="none"/>
        </w:rPr>
        <w:t xml:space="preserve"> Diskurs [Discourse]. Linguistic Encyclopedic Dictionary. Moscow: Soviet Encyclopedia, 136-137.</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Agrba, A. A. (2018). Sotsial'naya reklama v Rossii i Ispanii: strukturno-komparativnyy analiz tsennostnogo soderzhaniya</w:t>
      </w:r>
      <w:r>
        <w:rPr>
          <w:rFonts w:ascii="Times New Roman" w:hAnsi="Times New Roman" w:eastAsia="Times New Roman" w:cs="Times New Roman"/>
          <w:i/>
          <w:color w:val="000000"/>
          <w:sz w:val="24"/>
          <w:u w:val="none"/>
        </w:rPr>
        <w:t xml:space="preserve"> </w:t>
      </w:r>
      <w:r>
        <w:rPr>
          <w:rFonts w:ascii="Times New Roman" w:hAnsi="Times New Roman" w:eastAsia="Times New Roman" w:cs="Times New Roman"/>
          <w:color w:val="000000"/>
          <w:sz w:val="24"/>
          <w:u w:val="none"/>
        </w:rPr>
        <w:t xml:space="preserve">[Social advertising in Russia and Spain: structural and comparative analysis of value content]</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Conflictology / Nota bene, 2(2), 54-65. </w:t>
      </w:r>
      <w:hyperlink r:id="rId14" w:tooltip="https://doi.org/10.7256/2454-0617.2018.2.25664" w:history="1">
        <w:r>
          <w:rPr>
            <w:rStyle w:val="858"/>
            <w:rFonts w:ascii="Times New Roman" w:hAnsi="Times New Roman" w:eastAsia="Times New Roman" w:cs="Times New Roman"/>
            <w:color w:val="1155cc"/>
            <w:sz w:val="24"/>
            <w:u w:val="single"/>
          </w:rPr>
          <w:t xml:space="preserve">https://doi.org/10.7256/2454-0617.2018.2.25664</w:t>
        </w:r>
      </w:hyperlink>
      <w:r>
        <w:rPr>
          <w:highlight w:val="none"/>
        </w:rPr>
      </w:r>
      <w:r>
        <w:rPr>
          <w:highlight w:val="none"/>
        </w:rPr>
      </w:r>
    </w:p>
    <w:p>
      <w:pPr>
        <w:ind w:left="0" w:right="0" w:hanging="720"/>
        <w:spacing w:before="0" w:after="0" w:line="480" w:lineRule="auto"/>
        <w:rPr>
          <w:highlight w:val="none"/>
        </w:rPr>
        <w:pBdr>
          <w:top w:val="none" w:color="000000" w:sz="4" w:space="0"/>
          <w:left w:val="none" w:color="000000" w:sz="4" w:space="0"/>
          <w:bottom w:val="none" w:color="000000" w:sz="4" w:space="0"/>
          <w:right w:val="none" w:color="000000" w:sz="4" w:space="0"/>
        </w:pBdr>
      </w:pPr>
      <w:r>
        <w:rPr>
          <w:highlight w:val="none"/>
        </w:rPr>
      </w:r>
      <w:r>
        <w:rPr>
          <w:rFonts w:ascii="Times New Roman" w:hAnsi="Times New Roman" w:eastAsia="Times New Roman" w:cs="Times New Roman"/>
          <w:color w:val="000000"/>
          <w:sz w:val="24"/>
        </w:rPr>
        <w:t xml:space="preserve">Baker, P., &amp; Ellece, S. (2011). </w:t>
      </w:r>
      <w:r>
        <w:rPr>
          <w:rFonts w:ascii="Times New Roman" w:hAnsi="Times New Roman" w:eastAsia="Times New Roman" w:cs="Times New Roman"/>
          <w:i/>
          <w:color w:val="000000"/>
          <w:sz w:val="24"/>
        </w:rPr>
        <w:t xml:space="preserve">Key terms in discourse analysis</w:t>
      </w:r>
      <w:r>
        <w:rPr>
          <w:rFonts w:ascii="Times New Roman" w:hAnsi="Times New Roman" w:eastAsia="Times New Roman" w:cs="Times New Roman"/>
          <w:color w:val="000000"/>
          <w:sz w:val="24"/>
        </w:rPr>
        <w:t xml:space="preserve">. A&amp;C Black.</w:t>
      </w:r>
      <w:r>
        <w:rPr>
          <w:highlight w:val="none"/>
        </w:rPr>
      </w:r>
      <w:r>
        <w:rPr>
          <w:highlight w:val="none"/>
        </w:rPr>
      </w:r>
    </w:p>
    <w:p>
      <w:pPr>
        <w:ind w:left="0" w:right="0" w:hanging="720"/>
        <w:spacing w:before="0" w:after="0" w:line="480" w:lineRule="auto"/>
        <w:rPr>
          <w:highlight w:val="none"/>
        </w:rPr>
        <w:pBdr>
          <w:top w:val="none" w:color="000000" w:sz="4" w:space="0"/>
          <w:left w:val="none" w:color="000000" w:sz="4" w:space="0"/>
          <w:bottom w:val="none" w:color="000000" w:sz="4" w:space="0"/>
          <w:right w:val="none" w:color="000000" w:sz="4" w:space="0"/>
        </w:pBdr>
      </w:pPr>
      <w:r>
        <w:rPr>
          <w:highlight w:val="none"/>
        </w:rPr>
      </w:r>
      <w:r>
        <w:rPr>
          <w:rFonts w:ascii="Times New Roman" w:hAnsi="Times New Roman" w:eastAsia="Times New Roman" w:cs="Times New Roman"/>
          <w:color w:val="000000"/>
          <w:sz w:val="24"/>
          <w:highlight w:val="white"/>
          <w:u w:val="none"/>
        </w:rPr>
        <w:t xml:space="preserve">Barthes, R. (1977). Rhetoric of the image. New York: Hill and Wang.</w:t>
      </w:r>
      <w:r>
        <w:rPr>
          <w:highlight w:val="none"/>
        </w:rPr>
      </w:r>
      <w:r>
        <w:rPr>
          <w:highlight w:val="none"/>
        </w:rPr>
      </w:r>
    </w:p>
    <w:p>
      <w:pPr>
        <w:ind w:left="0" w:right="0" w:hanging="720"/>
        <w:spacing w:before="0" w:after="0" w:line="480" w:lineRule="auto"/>
        <w:rPr>
          <w:sz w:val="24"/>
          <w:szCs w:val="24"/>
          <w:highlight w:val="none"/>
        </w:rPr>
        <w:pBdr>
          <w:top w:val="none" w:color="000000" w:sz="4" w:space="0"/>
          <w:left w:val="none" w:color="000000" w:sz="4" w:space="0"/>
          <w:bottom w:val="none" w:color="000000" w:sz="4" w:space="0"/>
          <w:right w:val="none" w:color="000000" w:sz="4" w:space="0"/>
        </w:pBdr>
      </w:pPr>
      <w:r>
        <w:rPr>
          <w:sz w:val="24"/>
          <w:szCs w:val="24"/>
        </w:rPr>
      </w:r>
      <w:r>
        <w:rPr>
          <w:rFonts w:ascii="Times New Roman" w:hAnsi="Times New Roman" w:eastAsia="Times New Roman" w:cs="Times New Roman"/>
          <w:color w:val="000000"/>
          <w:sz w:val="24"/>
          <w:szCs w:val="24"/>
          <w:highlight w:val="white"/>
        </w:rPr>
        <w:t xml:space="preserve">Bateman J. A. (2016). Methodological and theoretical issues in multimodality //Handbuch Sprache im multimodal Kontext, 36-74.</w:t>
      </w:r>
      <w:r>
        <w:rPr>
          <w:sz w:val="24"/>
          <w:szCs w:val="24"/>
          <w:highlight w:val="none"/>
        </w:rPr>
      </w:r>
      <w:r>
        <w:rPr>
          <w:sz w:val="24"/>
          <w:szCs w:val="24"/>
          <w:highlight w:val="none"/>
        </w:rPr>
      </w:r>
    </w:p>
    <w:p>
      <w:pPr>
        <w:ind w:left="0" w:right="0" w:hanging="720"/>
        <w:spacing w:before="0" w:after="0" w:line="480" w:lineRule="auto"/>
        <w:rPr>
          <w:highlight w:val="none"/>
        </w:rPr>
        <w:pBdr>
          <w:top w:val="none" w:color="000000" w:sz="4" w:space="0"/>
          <w:left w:val="none" w:color="000000" w:sz="4" w:space="0"/>
          <w:bottom w:val="none" w:color="000000" w:sz="4" w:space="0"/>
          <w:right w:val="none" w:color="000000" w:sz="4" w:space="0"/>
        </w:pBdr>
      </w:pPr>
      <w:r>
        <w:rPr>
          <w:highlight w:val="none"/>
        </w:rPr>
      </w:r>
      <w:r>
        <w:rPr>
          <w:rFonts w:ascii="Times New Roman" w:hAnsi="Times New Roman" w:eastAsia="Times New Roman" w:cs="Times New Roman"/>
          <w:color w:val="000000"/>
          <w:sz w:val="24"/>
          <w:highlight w:val="white"/>
          <w:u w:val="none"/>
        </w:rPr>
        <w:t xml:space="preserve">Baudrillard, J. (1998). </w:t>
      </w:r>
      <w:r>
        <w:rPr>
          <w:rFonts w:ascii="Times New Roman" w:hAnsi="Times New Roman" w:eastAsia="Times New Roman" w:cs="Times New Roman"/>
          <w:i/>
          <w:color w:val="000000"/>
          <w:sz w:val="24"/>
          <w:highlight w:val="white"/>
          <w:u w:val="none"/>
        </w:rPr>
        <w:t xml:space="preserve">The consumer society: Myths and structures</w:t>
      </w:r>
      <w:r>
        <w:rPr>
          <w:rFonts w:ascii="Times New Roman" w:hAnsi="Times New Roman" w:eastAsia="Times New Roman" w:cs="Times New Roman"/>
          <w:color w:val="000000"/>
          <w:sz w:val="24"/>
          <w:highlight w:val="white"/>
          <w:u w:val="none"/>
        </w:rPr>
        <w:t xml:space="preserve">. Los Angeles: Sage.</w:t>
      </w:r>
      <w:r>
        <w:rPr>
          <w:highlight w:val="none"/>
        </w:rPr>
      </w:r>
      <w:r>
        <w:rPr>
          <w:highlight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Belousova, K. I., &amp; Piskorskaya, S. Yu. (2012). K voprosu ob otlichiyakh sotsial'noy i kommercheskoy reklamy [On the differences between social and commercial advertising]. </w:t>
      </w:r>
      <w:r>
        <w:rPr>
          <w:rFonts w:ascii="Times New Roman" w:hAnsi="Times New Roman" w:eastAsia="Times New Roman" w:cs="Times New Roman"/>
          <w:i/>
          <w:color w:val="000000"/>
          <w:sz w:val="24"/>
          <w:u w:val="none"/>
        </w:rPr>
        <w:t xml:space="preserve">Actual Problems of Aviation and Cosmonautics, 2(8), 298–299.</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b w:val="0"/>
          <w:bCs w:val="0"/>
          <w:i/>
          <w:iCs/>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val="0"/>
          <w:bCs w:val="0"/>
          <w:i w:val="0"/>
          <w:iCs w:val="0"/>
          <w:color w:val="000000"/>
          <w:sz w:val="24"/>
          <w:highlight w:val="none"/>
          <w:u w:val="none"/>
        </w:rPr>
      </w:r>
      <w:r>
        <w:rPr>
          <w:rFonts w:ascii="Times New Roman" w:hAnsi="Times New Roman" w:eastAsia="Times New Roman" w:cs="Times New Roman"/>
          <w:color w:val="000000"/>
          <w:sz w:val="24"/>
          <w:u w:val="none"/>
        </w:rPr>
        <w:t xml:space="preserve">Berger, J., &amp; Milkman, K. (2012), “What Makes Online Content Viral?”</w:t>
      </w:r>
      <w:r>
        <w:rPr>
          <w:rFonts w:ascii="Times New Roman" w:hAnsi="Times New Roman" w:eastAsia="Times New Roman" w:cs="Times New Roman"/>
          <w:i/>
          <w:iCs/>
          <w:color w:val="000000"/>
          <w:sz w:val="24"/>
          <w:u w:val="none"/>
        </w:rPr>
        <w:t xml:space="preserve"> Journal of Marketing Research, 49 (2), 192-205.</w:t>
      </w:r>
      <w:r>
        <w:rPr>
          <w:b w:val="0"/>
          <w:bCs w:val="0"/>
          <w:i/>
          <w:iCs/>
        </w:rPr>
      </w:r>
      <w:r>
        <w:rPr>
          <w:b w:val="0"/>
          <w:bCs w:val="0"/>
          <w:i/>
          <w:iCs/>
        </w:rPr>
      </w:r>
    </w:p>
    <w:p>
      <w:pPr>
        <w:ind w:left="0" w:right="0" w:hanging="72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Bolotova, E. V. (2018). Formirovaniye obraza sovetskoy zhenshchiny v 1920-kh – 1930-kh godakh (na osnove publikatsiy v zhurnale 'Rabotnitsa') [Formation of the image of the Soviet woman in the 1920s–1930s (based on publications in the magazine “Rabotnitsa”</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Bulletin of Humanitarian Education, 2018</w:t>
      </w:r>
      <w:r>
        <w:rPr>
          <w:rFonts w:ascii="Times New Roman" w:hAnsi="Times New Roman" w:eastAsia="Times New Roman" w:cs="Times New Roman"/>
          <w:color w:val="000000"/>
          <w:sz w:val="24"/>
          <w:u w:val="none"/>
        </w:rPr>
        <w:t xml:space="preserve">(2), 9.</w:t>
      </w:r>
      <w:r>
        <w:rPr>
          <w:rFonts w:ascii="Times New Roman" w:hAnsi="Times New Roman" w:eastAsia="Times New Roman" w:cs="Times New Roman"/>
          <w:color w:val="000000"/>
          <w:sz w:val="24"/>
          <w:u w:val="none"/>
        </w:rPr>
        <w:t xml:space="preserve"> </w:t>
      </w:r>
      <w:hyperlink r:id="rId15" w:tooltip="https://doi.org/10.25730/VSU.2070.18.021" w:history="1">
        <w:r>
          <w:rPr>
            <w:rStyle w:val="858"/>
            <w:rFonts w:ascii="Times New Roman" w:hAnsi="Times New Roman" w:eastAsia="Times New Roman" w:cs="Times New Roman"/>
            <w:color w:val="1155cc"/>
            <w:sz w:val="24"/>
            <w:u w:val="single"/>
          </w:rPr>
          <w:t xml:space="preserve">https://doi.org/10.25730/VSU.2070.18.021</w:t>
        </w:r>
      </w:hyperlink>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hanging="720"/>
        <w:spacing w:before="0" w:after="0" w:line="480" w:lineRule="auto"/>
        <w:rPr>
          <w:rFonts w:ascii="Times New Roman" w:hAnsi="Times New Roman" w:eastAsia="Times New Roman" w:cs="Times New Roman"/>
          <w:i/>
          <w:iCs/>
          <w:color w:val="000000"/>
          <w:sz w:val="24"/>
          <w:szCs w:val="24"/>
          <w:highlight w:val="none"/>
          <w:u w:val="none"/>
        </w:rPr>
        <w:pBdr>
          <w:top w:val="none" w:color="000000" w:sz="4" w:space="0"/>
          <w:left w:val="none" w:color="000000" w:sz="4" w:space="0"/>
          <w:bottom w:val="none" w:color="000000" w:sz="4" w:space="0"/>
          <w:right w:val="none" w:color="000000" w:sz="4" w:space="0"/>
        </w:pBdr>
      </w:pPr>
      <w:r>
        <w:rPr>
          <w:sz w:val="24"/>
          <w:szCs w:val="24"/>
          <w:highlight w:val="none"/>
        </w:rPr>
      </w:r>
      <w:r>
        <w:rPr>
          <w:rFonts w:ascii="Times New Roman" w:hAnsi="Times New Roman" w:eastAsia="Times New Roman" w:cs="Times New Roman"/>
          <w:color w:val="000000"/>
          <w:sz w:val="24"/>
          <w:highlight w:val="white"/>
          <w:u w:val="none"/>
        </w:rPr>
        <w:t xml:space="preserve">Bulycheva, M. A. (2008). </w:t>
      </w:r>
      <w:r>
        <w:rPr>
          <w:rFonts w:ascii="Times New Roman" w:hAnsi="Times New Roman" w:eastAsia="Times New Roman" w:cs="Times New Roman"/>
          <w:color w:val="000000"/>
          <w:sz w:val="24"/>
          <w:highlight w:val="white"/>
          <w:u w:val="none"/>
        </w:rPr>
        <w:t xml:space="preserve">Natsional'no-kul'turnye osobennosti rossiyskoy reklamy </w:t>
      </w:r>
      <w:r>
        <w:rPr>
          <w:rFonts w:ascii="Times New Roman" w:hAnsi="Times New Roman" w:eastAsia="Times New Roman" w:cs="Times New Roman"/>
          <w:color w:val="000000"/>
          <w:sz w:val="24"/>
          <w:highlight w:val="white"/>
          <w:u w:val="none"/>
        </w:rPr>
        <w:t xml:space="preserve">[National and cultural features of Russian advertising]. </w:t>
      </w:r>
      <w:r>
        <w:rPr>
          <w:rFonts w:ascii="Times New Roman" w:hAnsi="Times New Roman" w:eastAsia="Times New Roman" w:cs="Times New Roman"/>
          <w:i/>
          <w:iCs/>
          <w:color w:val="000000"/>
          <w:sz w:val="24"/>
          <w:highlight w:val="white"/>
          <w:u w:val="none"/>
        </w:rPr>
        <w:t xml:space="preserve">Modern Higher Education: an innovative aspect, (1), 82-86.</w:t>
      </w:r>
      <w:r>
        <w:rPr>
          <w:rFonts w:ascii="Times New Roman" w:hAnsi="Times New Roman" w:eastAsia="Times New Roman" w:cs="Times New Roman"/>
          <w:i/>
          <w:iCs/>
          <w:color w:val="000000"/>
          <w:sz w:val="24"/>
          <w:szCs w:val="24"/>
          <w:highlight w:val="none"/>
          <w:u w:val="none"/>
        </w:rPr>
      </w:r>
      <w:r>
        <w:rPr>
          <w:rFonts w:ascii="Times New Roman" w:hAnsi="Times New Roman" w:eastAsia="Times New Roman" w:cs="Times New Roman"/>
          <w:i/>
          <w:iCs/>
          <w:color w:val="000000"/>
          <w:sz w:val="24"/>
          <w:szCs w:val="24"/>
          <w:highlight w:val="none"/>
          <w:u w:val="none"/>
        </w:rPr>
      </w:r>
    </w:p>
    <w:p>
      <w:pPr>
        <w:ind w:left="-720" w:right="0" w:firstLine="0"/>
        <w:spacing w:before="0" w:after="0" w:line="480" w:lineRule="auto"/>
        <w:rPr>
          <w:rFonts w:ascii="Times New Roman" w:hAnsi="Times New Roman" w:eastAsia="Times New Roman" w:cs="Times New Roman"/>
          <w:color w:val="000000"/>
          <w:sz w:val="24"/>
          <w:szCs w:val="24"/>
          <w:highlight w:val="whit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highlight w:val="white"/>
          <w:u w:val="none"/>
        </w:rPr>
        <w:t xml:space="preserve">Cerrato, H. (2012). The meaning of colors. </w:t>
      </w:r>
      <w:r>
        <w:rPr>
          <w:rFonts w:ascii="Times New Roman" w:hAnsi="Times New Roman" w:eastAsia="Times New Roman" w:cs="Times New Roman"/>
          <w:i/>
          <w:color w:val="000000"/>
          <w:sz w:val="24"/>
          <w:highlight w:val="white"/>
          <w:u w:val="none"/>
        </w:rPr>
        <w:t xml:space="preserve">The graphic designer</w:t>
      </w:r>
      <w:r>
        <w:rPr>
          <w:rFonts w:ascii="Times New Roman" w:hAnsi="Times New Roman" w:eastAsia="Times New Roman" w:cs="Times New Roman"/>
          <w:color w:val="000000"/>
          <w:sz w:val="24"/>
          <w:highlight w:val="white"/>
          <w:u w:val="none"/>
        </w:rPr>
        <w:t xml:space="preserve">.</w:t>
      </w:r>
      <w:r>
        <w:rPr>
          <w:rFonts w:ascii="Times New Roman" w:hAnsi="Times New Roman" w:eastAsia="Times New Roman" w:cs="Times New Roman"/>
          <w:color w:val="000000"/>
          <w:sz w:val="24"/>
          <w:szCs w:val="24"/>
          <w:highlight w:val="white"/>
          <w:u w:val="none"/>
        </w:rPr>
      </w:r>
      <w:r>
        <w:rPr>
          <w:rFonts w:ascii="Times New Roman" w:hAnsi="Times New Roman" w:eastAsia="Times New Roman" w:cs="Times New Roman"/>
          <w:color w:val="000000"/>
          <w:sz w:val="24"/>
          <w:szCs w:val="24"/>
          <w:highlight w:val="white"/>
          <w:u w:val="none"/>
        </w:rPr>
      </w:r>
    </w:p>
    <w:p>
      <w:pPr>
        <w:ind w:left="0" w:right="0" w:hanging="720"/>
        <w:spacing w:before="0" w:after="0" w:line="480" w:lineRule="auto"/>
        <w:rPr>
          <w:i/>
          <w:iCs/>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white"/>
          <w:u w:val="none"/>
        </w:rPr>
      </w:r>
      <w:r>
        <w:rPr>
          <w:rFonts w:ascii="Times New Roman" w:hAnsi="Times New Roman" w:eastAsia="Times New Roman" w:cs="Times New Roman"/>
          <w:color w:val="000000"/>
          <w:sz w:val="24"/>
          <w:u w:val="none"/>
        </w:rPr>
        <w:t xml:space="preserve">Cheremisina T.I. (2016). </w:t>
      </w:r>
      <w:r>
        <w:rPr>
          <w:rFonts w:ascii="Times New Roman" w:hAnsi="Times New Roman" w:eastAsia="Times New Roman" w:cs="Times New Roman"/>
          <w:color w:val="000000"/>
          <w:sz w:val="24"/>
          <w:u w:val="none"/>
        </w:rPr>
        <w:t xml:space="preserve">Lingvisticheskiye osobennosti angloyazychnoy sotsial'noy reklamy </w:t>
      </w:r>
      <w:r>
        <w:rPr>
          <w:rFonts w:ascii="Times New Roman" w:hAnsi="Times New Roman" w:eastAsia="Times New Roman" w:cs="Times New Roman"/>
          <w:color w:val="000000"/>
          <w:sz w:val="24"/>
          <w:u w:val="none"/>
        </w:rPr>
        <w:t xml:space="preserve">[Linguistic features of English social advertising]. </w:t>
      </w:r>
      <w:r>
        <w:rPr>
          <w:rFonts w:ascii="Times New Roman" w:hAnsi="Times New Roman" w:eastAsia="Times New Roman" w:cs="Times New Roman"/>
          <w:i/>
          <w:iCs/>
          <w:color w:val="000000"/>
          <w:sz w:val="24"/>
          <w:u w:val="none"/>
        </w:rPr>
        <w:t xml:space="preserve">Bulletin of the Moscow State Linguistic University. Humanities, (13 (752)), 178-189.</w:t>
      </w:r>
      <w:r>
        <w:rPr>
          <w:i/>
          <w:iCs/>
          <w:sz w:val="24"/>
          <w:szCs w:val="24"/>
          <w:highlight w:val="none"/>
        </w:rPr>
      </w:r>
      <w:r>
        <w:rPr>
          <w:i/>
          <w:iCs/>
          <w:sz w:val="24"/>
          <w:szCs w:val="24"/>
          <w:highlight w:val="none"/>
        </w:rPr>
      </w:r>
    </w:p>
    <w:p>
      <w:pPr>
        <w:ind w:left="0" w:right="0" w:hanging="720"/>
        <w:spacing w:before="0" w:after="0" w:line="480" w:lineRule="auto"/>
        <w:rPr>
          <w:i w:val="0"/>
          <w:iCs w:val="0"/>
          <w:sz w:val="24"/>
          <w:szCs w:val="24"/>
          <w:highlight w:val="none"/>
        </w:rPr>
        <w:pBdr>
          <w:top w:val="none" w:color="000000" w:sz="4" w:space="0"/>
          <w:left w:val="none" w:color="000000" w:sz="4" w:space="0"/>
          <w:bottom w:val="none" w:color="000000" w:sz="4" w:space="0"/>
          <w:right w:val="none" w:color="000000" w:sz="4" w:space="0"/>
        </w:pBdr>
      </w:pPr>
      <w:r>
        <w:rPr>
          <w:sz w:val="24"/>
          <w:szCs w:val="24"/>
          <w:highlight w:val="none"/>
        </w:rPr>
      </w:r>
      <w:r>
        <w:rPr>
          <w:rFonts w:ascii="Times New Roman" w:hAnsi="Times New Roman" w:eastAsia="Times New Roman" w:cs="Times New Roman"/>
          <w:color w:val="000000"/>
          <w:sz w:val="24"/>
          <w:u w:val="none"/>
        </w:rPr>
        <w:t xml:space="preserve">de Silva Joyce, H., &amp; Gaudin, J. (2007). </w:t>
      </w:r>
      <w:r>
        <w:rPr>
          <w:rFonts w:ascii="Times New Roman" w:hAnsi="Times New Roman" w:eastAsia="Times New Roman" w:cs="Times New Roman"/>
          <w:i/>
          <w:iCs/>
          <w:color w:val="000000"/>
          <w:sz w:val="24"/>
          <w:u w:val="none"/>
        </w:rPr>
        <w:t xml:space="preserve">Interpreting the Visual: A Resource Book for Teachers.</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val="0"/>
          <w:iCs w:val="0"/>
          <w:color w:val="000000"/>
          <w:sz w:val="24"/>
          <w:u w:val="none"/>
        </w:rPr>
        <w:t xml:space="preserve">Putney, NSW, Australia. Phoenix Books</w:t>
      </w:r>
      <w:r>
        <w:rPr>
          <w:i w:val="0"/>
          <w:iCs w:val="0"/>
          <w:sz w:val="24"/>
          <w:szCs w:val="24"/>
          <w:highlight w:val="none"/>
        </w:rPr>
      </w:r>
      <w:r>
        <w:rPr>
          <w:i w:val="0"/>
          <w:iCs w:val="0"/>
          <w:sz w:val="24"/>
          <w:szCs w:val="24"/>
          <w:highlight w:val="none"/>
        </w:rPr>
      </w:r>
    </w:p>
    <w:p>
      <w:pPr>
        <w:ind w:left="0" w:right="0" w:hanging="720"/>
        <w:spacing w:before="0" w:after="0" w:line="480" w:lineRule="auto"/>
        <w:rPr>
          <w:rFonts w:ascii="Times New Roman" w:hAnsi="Times New Roman" w:eastAsia="Times New Roman" w:cs="Times New Roman"/>
          <w:i/>
          <w:iCs/>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Emodi, L. J. (2011). A semantic analysis of the language of advertising. </w:t>
      </w:r>
      <w:r>
        <w:rPr>
          <w:rFonts w:ascii="Times New Roman" w:hAnsi="Times New Roman" w:eastAsia="Times New Roman" w:cs="Times New Roman"/>
          <w:i/>
          <w:color w:val="000000"/>
          <w:sz w:val="24"/>
          <w:u w:val="none"/>
        </w:rPr>
        <w:t xml:space="preserve">African Research Review, 5</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iCs/>
          <w:color w:val="000000"/>
          <w:sz w:val="24"/>
          <w:u w:val="none"/>
        </w:rPr>
        <w:t xml:space="preserve">1–11.</w:t>
      </w:r>
      <w:r>
        <w:rPr>
          <w:rFonts w:ascii="Times New Roman" w:hAnsi="Times New Roman" w:eastAsia="Times New Roman" w:cs="Times New Roman"/>
          <w:i/>
          <w:iCs/>
          <w:color w:val="000000"/>
          <w:sz w:val="24"/>
          <w:szCs w:val="24"/>
          <w:u w:val="none"/>
        </w:rPr>
      </w:r>
      <w:r>
        <w:rPr>
          <w:rFonts w:ascii="Times New Roman" w:hAnsi="Times New Roman" w:eastAsia="Times New Roman" w:cs="Times New Roman"/>
          <w:i/>
          <w:iCs/>
          <w:color w:val="000000"/>
          <w:sz w:val="24"/>
          <w:szCs w:val="24"/>
          <w:u w:val="none"/>
        </w:rPr>
      </w:r>
    </w:p>
    <w:p>
      <w:pPr>
        <w:ind w:left="0" w:right="0" w:hanging="720"/>
        <w:spacing w:before="0" w:after="0" w:line="480" w:lineRule="auto"/>
        <w:rPr>
          <w:rFonts w:ascii="Times New Roman" w:hAnsi="Times New Roman" w:eastAsia="Times New Roman" w:cs="Times New Roman"/>
          <w:color w:val="000000"/>
          <w:sz w:val="28"/>
          <w:szCs w:val="28"/>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szCs w:val="24"/>
          <w:highlight w:val="white"/>
        </w:rPr>
        <w:t xml:space="preserve">Fairclough N. (1995).</w:t>
      </w:r>
      <w:r>
        <w:rPr>
          <w:rFonts w:ascii="Times New Roman" w:hAnsi="Times New Roman" w:eastAsia="Times New Roman" w:cs="Times New Roman"/>
          <w:i/>
          <w:iCs/>
          <w:color w:val="000000"/>
          <w:sz w:val="24"/>
          <w:szCs w:val="24"/>
          <w:highlight w:val="white"/>
        </w:rPr>
        <w:t xml:space="preserve"> Media Discourse</w:t>
      </w:r>
      <w:r>
        <w:rPr>
          <w:rFonts w:ascii="Times New Roman" w:hAnsi="Times New Roman" w:eastAsia="Times New Roman" w:cs="Times New Roman"/>
          <w:i/>
          <w:iCs/>
          <w:color w:val="000000"/>
          <w:sz w:val="24"/>
          <w:szCs w:val="24"/>
          <w:highlight w:val="white"/>
        </w:rPr>
        <w:t xml:space="preserve">.</w:t>
      </w:r>
      <w:r>
        <w:rPr>
          <w:rFonts w:ascii="Times New Roman" w:hAnsi="Times New Roman" w:eastAsia="Times New Roman" w:cs="Times New Roman"/>
          <w:color w:val="000000"/>
          <w:sz w:val="24"/>
          <w:szCs w:val="24"/>
          <w:highlight w:val="white"/>
        </w:rPr>
        <w:t xml:space="preserve"> London: Edward Arnold.</w:t>
      </w:r>
      <w:r>
        <w:rPr>
          <w:rFonts w:ascii="Times New Roman" w:hAnsi="Times New Roman" w:eastAsia="Times New Roman" w:cs="Times New Roman"/>
          <w:color w:val="000000"/>
          <w:sz w:val="28"/>
          <w:szCs w:val="28"/>
          <w:highlight w:val="white"/>
        </w:rPr>
      </w:r>
      <w:r>
        <w:rPr>
          <w:rFonts w:ascii="Times New Roman" w:hAnsi="Times New Roman" w:eastAsia="Times New Roman" w:cs="Times New Roman"/>
          <w:color w:val="000000"/>
          <w:sz w:val="28"/>
          <w:szCs w:val="28"/>
          <w:highlight w:val="whit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Feshchenko, L.G. (2003). Reklamnyy tekst: razgranicheniye ponyatiy [Advertising text: distinction of concepts]. </w:t>
      </w:r>
      <w:r>
        <w:rPr>
          <w:rFonts w:ascii="Times New Roman" w:hAnsi="Times New Roman" w:eastAsia="Times New Roman" w:cs="Times New Roman"/>
          <w:i/>
          <w:color w:val="000000"/>
          <w:sz w:val="24"/>
          <w:u w:val="none"/>
        </w:rPr>
        <w:t xml:space="preserve">Bulletin of St. Petersburg University. History, (4), 113-116.</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i w:val="0"/>
          <w:iCs w:val="0"/>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8"/>
          <w:highlight w:val="white"/>
        </w:rPr>
      </w:r>
      <w:r>
        <w:rPr>
          <w:rFonts w:ascii="Times New Roman" w:hAnsi="Times New Roman" w:eastAsia="Times New Roman" w:cs="Times New Roman"/>
          <w:color w:val="000000"/>
          <w:sz w:val="24"/>
          <w:szCs w:val="24"/>
          <w:highlight w:val="white"/>
          <w:u w:val="none"/>
        </w:rPr>
        <w:t xml:space="preserve">Foucault, M. (1969).</w:t>
      </w:r>
      <w:r>
        <w:rPr>
          <w:rFonts w:ascii="Times New Roman" w:hAnsi="Times New Roman" w:eastAsia="Times New Roman" w:cs="Times New Roman"/>
          <w:i/>
          <w:color w:val="000000"/>
          <w:sz w:val="24"/>
          <w:szCs w:val="24"/>
          <w:highlight w:val="white"/>
          <w:u w:val="none"/>
        </w:rPr>
        <w:t xml:space="preserve"> The Archaeology of Knowledge. </w:t>
      </w:r>
      <w:r>
        <w:rPr>
          <w:rFonts w:ascii="Times New Roman" w:hAnsi="Times New Roman" w:eastAsia="Times New Roman" w:cs="Times New Roman"/>
          <w:i w:val="0"/>
          <w:iCs w:val="0"/>
          <w:color w:val="000000"/>
          <w:sz w:val="24"/>
          <w:szCs w:val="24"/>
          <w:highlight w:val="white"/>
          <w:u w:val="none"/>
        </w:rPr>
        <w:t xml:space="preserve">Editions Gallimaed</w:t>
      </w:r>
      <w:r>
        <w:rPr>
          <w:rFonts w:ascii="Times New Roman" w:hAnsi="Times New Roman" w:eastAsia="Times New Roman" w:cs="Times New Roman"/>
          <w:i w:val="0"/>
          <w:iCs w:val="0"/>
          <w:color w:val="000000"/>
          <w:sz w:val="24"/>
          <w:szCs w:val="24"/>
          <w:highlight w:val="none"/>
          <w:u w:val="none"/>
        </w:rPr>
      </w:r>
      <w:r>
        <w:rPr>
          <w:rFonts w:ascii="Times New Roman" w:hAnsi="Times New Roman" w:eastAsia="Times New Roman" w:cs="Times New Roman"/>
          <w:i w:val="0"/>
          <w:iCs w:val="0"/>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val="0"/>
          <w:i w:val="0"/>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val="0"/>
          <w:iCs w:val="0"/>
          <w:color w:val="000000"/>
          <w:sz w:val="24"/>
          <w:szCs w:val="24"/>
          <w:highlight w:val="none"/>
          <w:u w:val="none"/>
        </w:rPr>
      </w:r>
      <w:r>
        <w:rPr>
          <w:rFonts w:ascii="Times New Roman" w:hAnsi="Times New Roman" w:eastAsia="Times New Roman" w:cs="Times New Roman"/>
          <w:color w:val="000000"/>
          <w:sz w:val="24"/>
        </w:rPr>
        <w:t xml:space="preserve">Forceville, C. &amp; Urios-Aparisi, E. (2009). Chapter 1. Introduction. In C. Forceville &amp; E. Urios-Aparisi (Ed.), </w:t>
      </w:r>
      <w:r>
        <w:rPr>
          <w:rFonts w:ascii="Times New Roman" w:hAnsi="Times New Roman" w:eastAsia="Times New Roman" w:cs="Times New Roman"/>
          <w:i/>
          <w:color w:val="000000"/>
          <w:sz w:val="24"/>
        </w:rPr>
        <w:t xml:space="preserve">Multimodal Metaphor</w:t>
      </w:r>
      <w:r>
        <w:rPr>
          <w:rFonts w:ascii="Times New Roman" w:hAnsi="Times New Roman" w:eastAsia="Times New Roman" w:cs="Times New Roman"/>
          <w:color w:val="000000"/>
          <w:sz w:val="24"/>
        </w:rPr>
        <w:t xml:space="preserve"> (pp. 3-18). Berlin, New York: De Gruyter Mouton. </w:t>
      </w:r>
      <w:hyperlink r:id="rId16" w:tooltip="https://doi.org/10.1515/9783110215366.1.3" w:history="1">
        <w:r>
          <w:rPr>
            <w:rStyle w:val="858"/>
            <w:rFonts w:ascii="Times New Roman" w:hAnsi="Times New Roman" w:eastAsia="Times New Roman" w:cs="Times New Roman"/>
            <w:color w:val="0000ee"/>
            <w:sz w:val="24"/>
            <w:u w:val="single"/>
          </w:rPr>
          <w:t xml:space="preserve">https://doi.org/10.1515/9783110215366.1.3</w:t>
        </w:r>
      </w:hyperlink>
      <w:r>
        <w:rPr>
          <w:rFonts w:ascii="Times New Roman" w:hAnsi="Times New Roman" w:eastAsia="Times New Roman" w:cs="Times New Roman"/>
          <w:bCs w:val="0"/>
          <w:i w:val="0"/>
          <w:color w:val="000000"/>
          <w:sz w:val="24"/>
          <w:szCs w:val="24"/>
          <w:highlight w:val="none"/>
          <w:u w:val="none"/>
        </w:rPr>
      </w:r>
      <w:r>
        <w:rPr>
          <w:rFonts w:ascii="Times New Roman" w:hAnsi="Times New Roman" w:eastAsia="Times New Roman" w:cs="Times New Roman"/>
          <w:bCs w:val="0"/>
          <w:i w:val="0"/>
          <w:color w:val="000000"/>
          <w:sz w:val="24"/>
          <w:szCs w:val="24"/>
          <w:highlight w:val="none"/>
          <w:u w:val="none"/>
        </w:rPr>
      </w:r>
    </w:p>
    <w:p>
      <w:pPr>
        <w:ind w:left="0" w:right="0" w:hanging="720"/>
        <w:spacing w:before="0" w:after="0" w:line="480" w:lineRule="auto"/>
        <w:tabs>
          <w:tab w:val="left" w:pos="1871" w:leader="none"/>
          <w:tab w:val="left" w:pos="2756" w:leader="none"/>
        </w:tabs>
        <w:rPr>
          <w:rStyle w:val="858"/>
          <w:rFonts w:ascii="Times New Roman" w:hAnsi="Times New Roman" w:eastAsia="Times New Roman" w:cs="Times New Roman"/>
          <w:bCs w:val="0"/>
          <w:i w:val="0"/>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rPr>
        <w:t xml:space="preserve">Garces, K. (2024</w:t>
      </w:r>
      <w:r>
        <w:rPr>
          <w:rFonts w:ascii="Times New Roman" w:hAnsi="Times New Roman" w:eastAsia="Times New Roman" w:cs="Times New Roman"/>
          <w:color w:val="000000"/>
          <w:sz w:val="24"/>
        </w:rPr>
        <w:t xml:space="preserve">). 10 Examples of the best Nike social media marketing Campaigns. </w:t>
      </w:r>
      <w:r>
        <w:rPr>
          <w:rFonts w:ascii="Times New Roman" w:hAnsi="Times New Roman" w:eastAsia="Times New Roman" w:cs="Times New Roman"/>
          <w:i/>
          <w:color w:val="000000"/>
          <w:sz w:val="24"/>
        </w:rPr>
        <w:t xml:space="preserve">Unlimited Graphic Design Service</w:t>
      </w:r>
      <w:r>
        <w:rPr>
          <w:rFonts w:ascii="Times New Roman" w:hAnsi="Times New Roman" w:eastAsia="Times New Roman" w:cs="Times New Roman"/>
          <w:color w:val="000000"/>
          <w:sz w:val="24"/>
        </w:rPr>
        <w:t xml:space="preserve">. </w:t>
      </w:r>
      <w:hyperlink r:id="rId17" w:tooltip="https://penji.co/nike-social-media-marketing/" w:history="1">
        <w:r>
          <w:rPr>
            <w:rStyle w:val="858"/>
            <w:rFonts w:ascii="Times New Roman" w:hAnsi="Times New Roman" w:eastAsia="Times New Roman" w:cs="Times New Roman"/>
            <w:sz w:val="24"/>
          </w:rPr>
          <w:t xml:space="preserve">https://penji.co/nike-social-media-marketing/</w:t>
        </w:r>
        <w:r>
          <w:rPr>
            <w:rStyle w:val="858"/>
            <w:rFonts w:ascii="Times New Roman" w:hAnsi="Times New Roman" w:eastAsia="Times New Roman" w:cs="Times New Roman"/>
            <w:bCs w:val="0"/>
            <w:i w:val="0"/>
            <w:color w:val="000000" w:themeColor="text1"/>
            <w:sz w:val="24"/>
            <w:szCs w:val="24"/>
            <w:highlight w:val="none"/>
          </w:rPr>
        </w:r>
      </w:hyperlink>
      <w:r>
        <w:rPr>
          <w:rStyle w:val="858"/>
          <w:rFonts w:ascii="Times New Roman" w:hAnsi="Times New Roman" w:eastAsia="Times New Roman" w:cs="Times New Roman"/>
          <w:bCs w:val="0"/>
          <w:i w:val="0"/>
          <w:color w:val="000000" w:themeColor="text1"/>
          <w:sz w:val="24"/>
          <w:szCs w:val="24"/>
          <w:highlight w:val="none"/>
          <w:u w:val="none"/>
        </w:rPr>
        <w:t xml:space="preserve"> </w:t>
      </w:r>
      <w:r>
        <w:rPr>
          <w:rStyle w:val="858"/>
          <w:rFonts w:ascii="Times New Roman" w:hAnsi="Times New Roman" w:eastAsia="Times New Roman" w:cs="Times New Roman"/>
          <w:bCs w:val="0"/>
          <w:i w:val="0"/>
          <w:color w:val="000000" w:themeColor="text1"/>
          <w:sz w:val="24"/>
          <w:szCs w:val="24"/>
          <w:highlight w:val="none"/>
          <w:u w:val="none"/>
        </w:rPr>
      </w:r>
      <w:r>
        <w:rPr>
          <w:rStyle w:val="858"/>
          <w:rFonts w:ascii="Times New Roman" w:hAnsi="Times New Roman" w:eastAsia="Times New Roman" w:cs="Times New Roman"/>
          <w:bCs w:val="0"/>
          <w:i w:val="0"/>
          <w:color w:val="000000" w:themeColor="text1"/>
          <w:sz w:val="24"/>
          <w:szCs w:val="24"/>
          <w:highlight w:val="none"/>
          <w:u w:val="none"/>
        </w:rPr>
      </w:r>
    </w:p>
    <w:p>
      <w:pPr>
        <w:ind w:left="0" w:right="0" w:hanging="720"/>
        <w:spacing w:before="0" w:after="0" w:line="480" w:lineRule="auto"/>
        <w:tabs>
          <w:tab w:val="left" w:pos="1871" w:leader="none"/>
          <w:tab w:val="left" w:pos="2756" w:leader="none"/>
        </w:tabs>
        <w:rPr>
          <w:rStyle w:val="858"/>
          <w:rFonts w:ascii="Times New Roman" w:hAnsi="Times New Roman" w:eastAsia="Times New Roman" w:cs="Times New Roman"/>
          <w:bCs/>
          <w:i/>
          <w:iCs/>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Style w:val="858"/>
          <w:rFonts w:ascii="Times New Roman" w:hAnsi="Times New Roman" w:eastAsia="Times New Roman" w:cs="Times New Roman"/>
          <w:bCs/>
          <w:i w:val="0"/>
          <w:iCs w:val="0"/>
          <w:color w:val="000000" w:themeColor="text1"/>
          <w:sz w:val="24"/>
          <w:szCs w:val="24"/>
          <w:highlight w:val="none"/>
          <w:u w:val="none"/>
        </w:rPr>
      </w:r>
      <w:r>
        <w:rPr>
          <w:rFonts w:ascii="Times New Roman" w:hAnsi="Times New Roman" w:eastAsia="Times New Roman" w:cs="Times New Roman"/>
          <w:color w:val="000000" w:themeColor="text1"/>
          <w:sz w:val="24"/>
          <w:u w:val="none"/>
        </w:rPr>
        <w:t xml:space="preserve">Ghaderi, M., Ruiz, F., &amp; Agell, N. (2015). Understanding the impact of brand colour on brand image: A preference disaggregation approach.</w:t>
      </w:r>
      <w:r>
        <w:rPr>
          <w:rFonts w:ascii="Times New Roman" w:hAnsi="Times New Roman" w:eastAsia="Times New Roman" w:cs="Times New Roman"/>
          <w:i/>
          <w:iCs/>
          <w:color w:val="000000" w:themeColor="text1"/>
          <w:sz w:val="24"/>
          <w:u w:val="none"/>
        </w:rPr>
        <w:t xml:space="preserve"> Pattern Recognition Letters, 67, 11–18. </w:t>
      </w:r>
      <w:r>
        <w:rPr>
          <w:rStyle w:val="858"/>
          <w:rFonts w:ascii="Times New Roman" w:hAnsi="Times New Roman" w:eastAsia="Times New Roman" w:cs="Times New Roman"/>
          <w:bCs/>
          <w:i/>
          <w:iCs/>
          <w:color w:val="000000" w:themeColor="text1"/>
          <w:sz w:val="24"/>
          <w:szCs w:val="24"/>
          <w:highlight w:val="none"/>
          <w:u w:val="none"/>
        </w:rPr>
      </w:r>
      <w:r>
        <w:rPr>
          <w:rStyle w:val="858"/>
          <w:rFonts w:ascii="Times New Roman" w:hAnsi="Times New Roman" w:eastAsia="Times New Roman" w:cs="Times New Roman"/>
          <w:bCs/>
          <w:i/>
          <w:iCs/>
          <w:color w:val="000000" w:themeColor="text1"/>
          <w:sz w:val="24"/>
          <w:szCs w:val="24"/>
          <w:highlight w:val="none"/>
          <w:u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r>
      <w:r>
        <w:rPr>
          <w:rFonts w:ascii="Times New Roman" w:hAnsi="Times New Roman" w:eastAsia="Times New Roman" w:cs="Times New Roman"/>
          <w:color w:val="000000"/>
          <w:sz w:val="24"/>
          <w:u w:val="none"/>
        </w:rPr>
        <w:t xml:space="preserve">Goffman, E. (1979). </w:t>
      </w:r>
      <w:r>
        <w:rPr>
          <w:rFonts w:ascii="Times New Roman" w:hAnsi="Times New Roman" w:eastAsia="Times New Roman" w:cs="Times New Roman"/>
          <w:i/>
          <w:iCs/>
          <w:color w:val="000000"/>
          <w:sz w:val="24"/>
          <w:u w:val="none"/>
        </w:rPr>
        <w:t xml:space="preserve">Gender Advertisements.</w:t>
      </w:r>
      <w:r>
        <w:rPr>
          <w:rFonts w:ascii="Times New Roman" w:hAnsi="Times New Roman" w:eastAsia="Times New Roman" w:cs="Times New Roman"/>
          <w:color w:val="000000"/>
          <w:sz w:val="24"/>
          <w:u w:val="none"/>
        </w:rPr>
        <w:t xml:space="preserve"> Cambridge, MA: Harvard </w:t>
      </w:r>
      <w:r>
        <w:rPr>
          <w:rFonts w:ascii="Times New Roman" w:hAnsi="Times New Roman" w:eastAsia="Times New Roman" w:cs="Times New Roman"/>
          <w:color w:val="000000"/>
          <w:sz w:val="24"/>
          <w:u w:val="none"/>
        </w:rPr>
        <w:t xml:space="preserve">University Press.</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highlight w:val="none"/>
          <w:u w:val="none"/>
        </w:rPr>
      </w:r>
      <w:r>
        <w:rPr>
          <w:rFonts w:ascii="Times New Roman" w:hAnsi="Times New Roman" w:eastAsia="Times New Roman" w:cs="Times New Roman"/>
          <w:color w:val="000000"/>
          <w:sz w:val="24"/>
          <w:u w:val="none"/>
        </w:rPr>
        <w:t xml:space="preserve">Goffman, E. (1981).</w:t>
      </w:r>
      <w:r>
        <w:rPr>
          <w:rFonts w:ascii="Times New Roman" w:hAnsi="Times New Roman" w:eastAsia="Times New Roman" w:cs="Times New Roman"/>
          <w:i/>
          <w:iCs/>
          <w:color w:val="000000"/>
          <w:sz w:val="24"/>
          <w:u w:val="none"/>
        </w:rPr>
        <w:t xml:space="preserve"> Forms of Talk.</w:t>
      </w:r>
      <w:r>
        <w:rPr>
          <w:rFonts w:ascii="Times New Roman" w:hAnsi="Times New Roman" w:eastAsia="Times New Roman" w:cs="Times New Roman"/>
          <w:color w:val="000000"/>
          <w:sz w:val="24"/>
          <w:u w:val="none"/>
        </w:rPr>
        <w:t xml:space="preserve"> Philadelphia: University of Pennsylvania Press.</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i/>
          <w:i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highlight w:val="none"/>
          <w:u w:val="none"/>
        </w:rPr>
      </w:r>
      <w:r>
        <w:rPr>
          <w:rFonts w:ascii="Times New Roman" w:hAnsi="Times New Roman" w:eastAsia="Times New Roman" w:cs="Times New Roman"/>
          <w:color w:val="000000"/>
          <w:sz w:val="24"/>
          <w:u w:val="none"/>
        </w:rPr>
        <w:t xml:space="preserve">Gribok, N. N. (2008). Social'naya reklama: uchebnoe posobie [Social advertising: a study guide]. </w:t>
      </w:r>
      <w:r>
        <w:rPr>
          <w:rFonts w:ascii="Times New Roman" w:hAnsi="Times New Roman" w:eastAsia="Times New Roman" w:cs="Times New Roman"/>
          <w:i/>
          <w:iCs/>
          <w:color w:val="000000"/>
          <w:sz w:val="24"/>
          <w:u w:val="none"/>
        </w:rPr>
        <w:t xml:space="preserve">Moscow, Moscow University for the Humanities.</w:t>
      </w:r>
      <w:r>
        <w:rPr>
          <w:rFonts w:ascii="Times New Roman" w:hAnsi="Times New Roman" w:eastAsia="Times New Roman" w:cs="Times New Roman"/>
          <w:bCs/>
          <w:i/>
          <w:iCs/>
          <w:color w:val="000000"/>
          <w:sz w:val="24"/>
          <w:szCs w:val="24"/>
          <w:highlight w:val="none"/>
          <w:u w:val="none"/>
        </w:rPr>
      </w:r>
      <w:r>
        <w:rPr>
          <w:rFonts w:ascii="Times New Roman" w:hAnsi="Times New Roman" w:eastAsia="Times New Roman" w:cs="Times New Roman"/>
          <w:bCs/>
          <w:i/>
          <w:iCs/>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i/>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highlight w:val="none"/>
          <w:u w:val="none"/>
        </w:rPr>
      </w:r>
      <w:r>
        <w:rPr>
          <w:rFonts w:ascii="Times New Roman" w:hAnsi="Times New Roman" w:eastAsia="Times New Roman" w:cs="Times New Roman"/>
          <w:color w:val="000000"/>
          <w:sz w:val="24"/>
          <w:highlight w:val="white"/>
          <w:u w:val="none"/>
        </w:rPr>
        <w:t xml:space="preserve">Gunter, B., &amp; Furnham, A. (1992) </w:t>
      </w:r>
      <w:r>
        <w:rPr>
          <w:rFonts w:ascii="Times New Roman" w:hAnsi="Times New Roman" w:eastAsia="Times New Roman" w:cs="Times New Roman"/>
          <w:i/>
          <w:iCs/>
          <w:color w:val="000000"/>
          <w:sz w:val="24"/>
          <w:highlight w:val="white"/>
          <w:u w:val="none"/>
        </w:rPr>
        <w:t xml:space="preserve">Consumer profiles: An introduction to psychographics.</w:t>
      </w:r>
      <w:r>
        <w:rPr>
          <w:rFonts w:ascii="Times New Roman" w:hAnsi="Times New Roman" w:eastAsia="Times New Roman" w:cs="Times New Roman"/>
          <w:color w:val="000000"/>
          <w:sz w:val="24"/>
          <w:highlight w:val="white"/>
          <w:u w:val="none"/>
        </w:rPr>
        <w:t xml:space="preserve"> Routledge, London</w:t>
      </w:r>
      <w:r>
        <w:rPr>
          <w:rFonts w:ascii="Times New Roman" w:hAnsi="Times New Roman" w:eastAsia="Times New Roman" w:cs="Times New Roman"/>
          <w:bCs/>
          <w:i/>
          <w:color w:val="000000"/>
          <w:sz w:val="24"/>
          <w:szCs w:val="24"/>
          <w:u w:val="none"/>
        </w:rPr>
      </w:r>
      <w:r>
        <w:rPr>
          <w:rFonts w:ascii="Times New Roman" w:hAnsi="Times New Roman" w:eastAsia="Times New Roman" w:cs="Times New Roman"/>
          <w:bCs/>
          <w:i/>
          <w:color w:val="000000"/>
          <w:sz w:val="24"/>
          <w:szCs w:val="24"/>
          <w:u w:val="none"/>
        </w:rPr>
      </w:r>
    </w:p>
    <w:p>
      <w:pPr>
        <w:ind w:left="0" w:right="0" w:hanging="720"/>
        <w:spacing w:before="0" w:after="0" w:line="480" w:lineRule="auto"/>
        <w:rPr>
          <w:rFonts w:ascii="Times New Roman" w:hAnsi="Times New Roman" w:eastAsia="Times New Roman" w:cs="Times New Roman"/>
          <w:i/>
          <w:iCs/>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r>
      <w:r>
        <w:rPr>
          <w:rFonts w:ascii="Times New Roman" w:hAnsi="Times New Roman" w:eastAsia="Times New Roman" w:cs="Times New Roman"/>
          <w:color w:val="000000"/>
          <w:sz w:val="24"/>
          <w:szCs w:val="24"/>
          <w:highlight w:val="white"/>
        </w:rPr>
        <w:t xml:space="preserve">Halliday, M. A. K. (1978). </w:t>
      </w:r>
      <w:r>
        <w:rPr>
          <w:rFonts w:ascii="Times New Roman" w:hAnsi="Times New Roman" w:eastAsia="Times New Roman" w:cs="Times New Roman"/>
          <w:i/>
          <w:iCs/>
          <w:color w:val="000000"/>
          <w:sz w:val="24"/>
          <w:szCs w:val="24"/>
          <w:highlight w:val="white"/>
        </w:rPr>
        <w:t xml:space="preserve">Language as social semiotic: The social interpretation of language and meaning</w:t>
      </w:r>
      <w:r>
        <w:rPr>
          <w:rFonts w:ascii="Times New Roman" w:hAnsi="Times New Roman" w:eastAsia="Times New Roman" w:cs="Times New Roman"/>
          <w:i/>
          <w:iCs/>
          <w:color w:val="000000"/>
          <w:sz w:val="24"/>
          <w:szCs w:val="24"/>
          <w:highlight w:val="none"/>
        </w:rPr>
        <w:t xml:space="preserve">.</w:t>
      </w:r>
      <w:r>
        <w:rPr>
          <w:rFonts w:ascii="Times New Roman" w:hAnsi="Times New Roman" w:eastAsia="Times New Roman" w:cs="Times New Roman"/>
          <w:i/>
          <w:iCs/>
          <w:color w:val="000000"/>
          <w:sz w:val="24"/>
          <w:szCs w:val="24"/>
          <w:highlight w:val="none"/>
        </w:rPr>
      </w:r>
      <w:r>
        <w:rPr>
          <w:rFonts w:ascii="Times New Roman" w:hAnsi="Times New Roman" w:eastAsia="Times New Roman" w:cs="Times New Roman"/>
          <w:i/>
          <w:iCs/>
          <w:color w:val="000000"/>
          <w:sz w:val="24"/>
          <w:szCs w:val="24"/>
          <w:highlight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iCs/>
          <w:color w:val="000000"/>
          <w:sz w:val="24"/>
          <w:szCs w:val="24"/>
          <w:highlight w:val="none"/>
        </w:rPr>
      </w:r>
      <w:r>
        <w:rPr>
          <w:rFonts w:ascii="Times New Roman" w:hAnsi="Times New Roman" w:eastAsia="Times New Roman" w:cs="Times New Roman"/>
          <w:color w:val="000000"/>
          <w:sz w:val="24"/>
          <w:u w:val="none"/>
        </w:rPr>
        <w:t xml:space="preserve">Jewitt, C. (2009)</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iCs/>
          <w:color w:val="000000"/>
          <w:sz w:val="24"/>
          <w:u w:val="none"/>
        </w:rPr>
        <w:t xml:space="preserve">The Routledge Handbook of Multimodal Analysis</w:t>
      </w:r>
      <w:r>
        <w:rPr>
          <w:rFonts w:ascii="Times New Roman" w:hAnsi="Times New Roman" w:eastAsia="Times New Roman" w:cs="Times New Roman"/>
          <w:i/>
          <w:iCs/>
          <w:color w:val="000000"/>
          <w:sz w:val="24"/>
          <w:u w:val="none"/>
        </w:rPr>
        <w:t xml:space="preserve">.</w:t>
      </w:r>
      <w:r>
        <w:rPr>
          <w:rFonts w:ascii="Times New Roman" w:hAnsi="Times New Roman" w:eastAsia="Times New Roman" w:cs="Times New Roman"/>
          <w:color w:val="000000"/>
          <w:sz w:val="24"/>
          <w:u w:val="none"/>
        </w:rPr>
        <w:t xml:space="preserve"> London and New York: Routledge</w:t>
      </w:r>
      <w:r>
        <w:rPr>
          <w:rFonts w:ascii="Times New Roman" w:hAnsi="Times New Roman" w:eastAsia="Times New Roman" w:cs="Times New Roman"/>
          <w:color w:val="000000"/>
          <w:sz w:val="24"/>
          <w:szCs w:val="24"/>
          <w:highlight w:val="none"/>
        </w:rPr>
        <w:t xml:space="preserve">, 28-39.</w:t>
      </w:r>
      <w:r>
        <w:rPr>
          <w:rFonts w:ascii="Times New Roman" w:hAnsi="Times New Roman" w:eastAsia="Times New Roman" w:cs="Times New Roman"/>
          <w:bCs/>
          <w:i/>
          <w:color w:val="000000"/>
          <w:sz w:val="24"/>
          <w:szCs w:val="24"/>
          <w:highlight w:val="none"/>
        </w:rPr>
      </w:r>
      <w:r>
        <w:rPr>
          <w:rFonts w:ascii="Times New Roman" w:hAnsi="Times New Roman" w:eastAsia="Times New Roman" w:cs="Times New Roman"/>
          <w:bCs/>
          <w:i/>
          <w:color w:val="000000"/>
          <w:sz w:val="24"/>
          <w:szCs w:val="24"/>
          <w:highlight w:val="none"/>
        </w:rPr>
      </w:r>
    </w:p>
    <w:p>
      <w:pPr>
        <w:ind w:left="0" w:right="0" w:hanging="720"/>
        <w:spacing w:before="0" w:after="0" w:line="480" w:lineRule="auto"/>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white"/>
        </w:rPr>
      </w:r>
      <w:r>
        <w:rPr>
          <w:rFonts w:ascii="Times New Roman" w:hAnsi="Times New Roman" w:eastAsia="Times New Roman" w:cs="Times New Roman"/>
          <w:color w:val="000000"/>
          <w:sz w:val="24"/>
        </w:rPr>
        <w:t xml:space="preserve">Jorgensen, M. W., &amp; Phillips, L. J. (2002). </w:t>
      </w:r>
      <w:r>
        <w:rPr>
          <w:rFonts w:ascii="Times New Roman" w:hAnsi="Times New Roman" w:eastAsia="Times New Roman" w:cs="Times New Roman"/>
          <w:i/>
          <w:color w:val="000000"/>
          <w:sz w:val="24"/>
        </w:rPr>
        <w:t xml:space="preserve">Discourse Analysis as Theory and method</w:t>
      </w:r>
      <w:r>
        <w:rPr>
          <w:rFonts w:ascii="Times New Roman" w:hAnsi="Times New Roman" w:eastAsia="Times New Roman" w:cs="Times New Roman"/>
          <w:color w:val="000000"/>
          <w:sz w:val="24"/>
        </w:rPr>
        <w:t xml:space="preserve">. SAGE.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szCs w:val="24"/>
          <w:u w:val="none"/>
        </w:rPr>
      </w:r>
      <w:r>
        <w:rPr>
          <w:rFonts w:ascii="Times New Roman" w:hAnsi="Times New Roman" w:eastAsia="Times New Roman" w:cs="Times New Roman"/>
          <w:color w:val="000000"/>
          <w:sz w:val="24"/>
          <w:szCs w:val="24"/>
          <w:highlight w:val="white"/>
          <w:u w:val="none"/>
        </w:rPr>
        <w:t xml:space="preserve">Karasik, V.I. (2002). Yazykovoy krug: Lichnost’, concepti, diskours [The language circle: personality, concepts, discourse].</w:t>
      </w:r>
      <w:r>
        <w:rPr>
          <w:rFonts w:ascii="Times New Roman" w:hAnsi="Times New Roman" w:eastAsia="Times New Roman" w:cs="Times New Roman"/>
          <w:i/>
          <w:iCs/>
          <w:color w:val="000000"/>
          <w:sz w:val="24"/>
          <w:szCs w:val="24"/>
          <w:highlight w:val="white"/>
          <w:u w:val="none"/>
        </w:rPr>
        <w:t xml:space="preserve"> Volgograd: Paradigma.</w:t>
      </w:r>
      <w:r>
        <w:rPr>
          <w:rFonts w:ascii="Liberation Sans" w:hAnsi="Liberation Sans" w:eastAsia="Liberation Sans" w:cs="Liberation Sans"/>
          <w:i/>
          <w:iCs/>
          <w:color w:val="000000"/>
          <w:spacing w:val="8"/>
          <w:sz w:val="24"/>
          <w:szCs w:val="24"/>
          <w:highlight w:val="white"/>
        </w:rPr>
        <w:t xml:space="preserve"> </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val="0"/>
          <w:i w:val="0"/>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Cs/>
          <w:i w:val="0"/>
          <w:iCs w:val="0"/>
          <w:color w:val="000000"/>
          <w:sz w:val="24"/>
          <w:szCs w:val="24"/>
          <w:highlight w:val="none"/>
          <w:u w:val="none"/>
        </w:rPr>
      </w:r>
      <w:r>
        <w:rPr>
          <w:rFonts w:ascii="Times New Roman" w:hAnsi="Times New Roman" w:eastAsia="Times New Roman" w:cs="Times New Roman"/>
          <w:bCs/>
          <w:i w:val="0"/>
          <w:iCs w:val="0"/>
          <w:color w:val="000000"/>
          <w:sz w:val="24"/>
          <w:szCs w:val="24"/>
          <w:highlight w:val="none"/>
          <w:u w:val="none"/>
        </w:rPr>
        <w:t xml:space="preserve">Khurmatullin, A. K. (2009). The concept of discourse in modern linguistics. Scientific notes of Kazan University. Humanities Series, 151(6), 31-37.</w:t>
      </w:r>
      <w:r>
        <w:rPr>
          <w:rFonts w:ascii="Times New Roman" w:hAnsi="Times New Roman" w:eastAsia="Times New Roman" w:cs="Times New Roman"/>
          <w:bCs w:val="0"/>
          <w:i w:val="0"/>
          <w:color w:val="000000"/>
          <w:sz w:val="24"/>
          <w:szCs w:val="24"/>
          <w:highlight w:val="none"/>
          <w:u w:val="none"/>
        </w:rPr>
      </w:r>
      <w:r>
        <w:rPr>
          <w:rFonts w:ascii="Times New Roman" w:hAnsi="Times New Roman" w:eastAsia="Times New Roman" w:cs="Times New Roman"/>
          <w:bCs w:val="0"/>
          <w:i w:val="0"/>
          <w:color w:val="000000"/>
          <w:sz w:val="24"/>
          <w:szCs w:val="24"/>
          <w:highlight w:val="none"/>
          <w:u w:val="none"/>
        </w:rPr>
      </w:r>
    </w:p>
    <w:p>
      <w:pPr>
        <w:ind w:left="0" w:right="0" w:hanging="720"/>
        <w:spacing w:before="0" w:after="0" w:line="480" w:lineRule="auto"/>
        <w:rPr>
          <w:rFonts w:ascii="Times New Roman" w:hAnsi="Times New Roman" w:eastAsia="Times New Roman" w:cs="Times New Roman"/>
          <w:color w:val="000000"/>
          <w:sz w:val="24"/>
          <w:szCs w:val="24"/>
          <w:highlight w:val="whit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color w:val="000000"/>
          <w:sz w:val="24"/>
          <w:highlight w:val="white"/>
          <w:u w:val="none"/>
        </w:rPr>
        <w:t xml:space="preserve">Kinnick, K. N., Krugman, D. M., &amp; Cameron, G. T. (1996). Compassion Fatigue: Communication and Burnout toward Social Problems. </w:t>
      </w:r>
      <w:r>
        <w:rPr>
          <w:rFonts w:ascii="Times New Roman" w:hAnsi="Times New Roman" w:eastAsia="Times New Roman" w:cs="Times New Roman"/>
          <w:i/>
          <w:color w:val="000000"/>
          <w:sz w:val="24"/>
          <w:highlight w:val="white"/>
          <w:u w:val="none"/>
        </w:rPr>
        <w:t xml:space="preserve">Journalism &amp; Mass Communication Quarterly</w:t>
      </w:r>
      <w:r>
        <w:rPr>
          <w:rFonts w:ascii="Times New Roman" w:hAnsi="Times New Roman" w:eastAsia="Times New Roman" w:cs="Times New Roman"/>
          <w:color w:val="000000"/>
          <w:sz w:val="24"/>
          <w:highlight w:val="white"/>
          <w:u w:val="none"/>
        </w:rPr>
        <w:t xml:space="preserve">, </w:t>
      </w:r>
      <w:r>
        <w:rPr>
          <w:rFonts w:ascii="Times New Roman" w:hAnsi="Times New Roman" w:eastAsia="Times New Roman" w:cs="Times New Roman"/>
          <w:i/>
          <w:color w:val="000000"/>
          <w:sz w:val="24"/>
          <w:highlight w:val="white"/>
          <w:u w:val="none"/>
        </w:rPr>
        <w:t xml:space="preserve">73</w:t>
      </w:r>
      <w:r>
        <w:rPr>
          <w:rFonts w:ascii="Times New Roman" w:hAnsi="Times New Roman" w:eastAsia="Times New Roman" w:cs="Times New Roman"/>
          <w:color w:val="000000"/>
          <w:sz w:val="24"/>
          <w:highlight w:val="white"/>
          <w:u w:val="none"/>
        </w:rPr>
        <w:t xml:space="preserve">(3), 687-707. </w:t>
      </w:r>
      <w:r>
        <w:rPr>
          <w:rFonts w:ascii="Times New Roman" w:hAnsi="Times New Roman" w:eastAsia="Times New Roman" w:cs="Times New Roman"/>
          <w:color w:val="000000"/>
          <w:sz w:val="24"/>
          <w:highlight w:val="white"/>
          <w:u w:val="none"/>
        </w:rPr>
        <w:t xml:space="preserve"> </w:t>
      </w:r>
      <w:hyperlink r:id="rId18" w:tooltip="https://doi.org/10.1177/107769909607300314" w:history="1">
        <w:r>
          <w:rPr>
            <w:rStyle w:val="858"/>
            <w:rFonts w:ascii="Times New Roman" w:hAnsi="Times New Roman" w:eastAsia="Times New Roman" w:cs="Times New Roman"/>
            <w:color w:val="000000"/>
            <w:sz w:val="24"/>
            <w:highlight w:val="white"/>
            <w:u w:val="single"/>
          </w:rPr>
          <w:t xml:space="preserve">https://doi.org/10.1177/107769909607300314</w:t>
        </w:r>
      </w:hyperlink>
      <w:r>
        <w:rPr>
          <w:rFonts w:ascii="Times New Roman" w:hAnsi="Times New Roman" w:eastAsia="Times New Roman" w:cs="Times New Roman"/>
          <w:color w:val="000000"/>
          <w:sz w:val="24"/>
          <w:szCs w:val="24"/>
          <w:highlight w:val="white"/>
          <w:u w:val="none"/>
        </w:rPr>
      </w:r>
      <w:r>
        <w:rPr>
          <w:rFonts w:ascii="Times New Roman" w:hAnsi="Times New Roman" w:eastAsia="Times New Roman" w:cs="Times New Roman"/>
          <w:color w:val="000000"/>
          <w:sz w:val="24"/>
          <w:szCs w:val="24"/>
          <w:highlight w:val="white"/>
          <w:u w:val="none"/>
        </w:rPr>
      </w:r>
    </w:p>
    <w:p>
      <w:pPr>
        <w:ind w:left="0" w:right="0" w:hanging="72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Kordrostami, M., &amp; Laczniak, R. N. (2022). Female power portrayals in advertising. </w:t>
      </w:r>
      <w:r>
        <w:rPr>
          <w:rFonts w:ascii="Times New Roman" w:hAnsi="Times New Roman" w:eastAsia="Times New Roman" w:cs="Times New Roman"/>
          <w:i/>
          <w:color w:val="000000"/>
          <w:sz w:val="24"/>
          <w:u w:val="none"/>
        </w:rPr>
        <w:t xml:space="preserve">International Journal of Advertising, 41</w:t>
      </w:r>
      <w:r>
        <w:rPr>
          <w:rFonts w:ascii="Times New Roman" w:hAnsi="Times New Roman" w:eastAsia="Times New Roman" w:cs="Times New Roman"/>
          <w:color w:val="000000"/>
          <w:sz w:val="24"/>
          <w:u w:val="none"/>
        </w:rPr>
        <w:t xml:space="preserve">,</w:t>
      </w:r>
      <w:r>
        <w:rPr>
          <w:rFonts w:ascii="Times New Roman" w:hAnsi="Times New Roman" w:eastAsia="Times New Roman" w:cs="Times New Roman"/>
          <w:i/>
          <w:color w:val="000000"/>
          <w:sz w:val="24"/>
          <w:u w:val="none"/>
        </w:rPr>
        <w:t xml:space="preserve"> 1–28</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szCs w:val="24"/>
          <w:u w:val="none"/>
        </w:rPr>
      </w:r>
      <w:hyperlink r:id="rId19" w:tooltip="https://doi.org/10.1080/02650487.2021.1998878" w:history="1">
        <w:r>
          <w:rPr>
            <w:rStyle w:val="858"/>
            <w:rFonts w:ascii="Times New Roman" w:hAnsi="Times New Roman" w:eastAsia="Times New Roman" w:cs="Times New Roman"/>
            <w:color w:val="1155cc"/>
            <w:sz w:val="24"/>
            <w:u w:val="single"/>
          </w:rPr>
          <w:t xml:space="preserve">https://doi.org/10.1080/02650487.2021.1998878</w:t>
        </w:r>
      </w:hyperlink>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hanging="720"/>
        <w:spacing w:before="0" w:after="0" w:line="480" w:lineRule="auto"/>
        <w:rPr>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Kurbanova M., &amp; Shonazarova D. (2023). THE RELATIONSHIP OF TEXT AND DISCOURSE. </w:t>
      </w:r>
      <w:r>
        <w:rPr>
          <w:rFonts w:ascii="Times New Roman" w:hAnsi="Times New Roman" w:eastAsia="Times New Roman" w:cs="Times New Roman"/>
          <w:i/>
          <w:color w:val="000000"/>
          <w:sz w:val="24"/>
          <w:u w:val="none"/>
        </w:rPr>
        <w:t xml:space="preserve">Economy and Society, (8 (111)), 126-134.</w:t>
      </w:r>
      <w:r>
        <w:rPr>
          <w:highlight w:val="none"/>
        </w:rPr>
      </w:r>
      <w:r>
        <w:rPr>
          <w:highlight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Kress, G., &amp; van Leeuwen, T. (2001).</w:t>
      </w:r>
      <w:r>
        <w:rPr>
          <w:rFonts w:ascii="Times New Roman" w:hAnsi="Times New Roman" w:eastAsia="Times New Roman" w:cs="Times New Roman"/>
          <w:i/>
          <w:color w:val="000000"/>
          <w:sz w:val="24"/>
          <w:u w:val="none"/>
        </w:rPr>
        <w:t xml:space="preserve"> Multimodal discourse: The modes and media of contemporary communication. Arnold.</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Kress, G., &amp; van Leeuwen, T. (2006). </w:t>
      </w:r>
      <w:r>
        <w:rPr>
          <w:rFonts w:ascii="Times New Roman" w:hAnsi="Times New Roman" w:eastAsia="Times New Roman" w:cs="Times New Roman"/>
          <w:i/>
          <w:color w:val="000000"/>
          <w:sz w:val="24"/>
          <w:u w:val="none"/>
        </w:rPr>
        <w:t xml:space="preserve">Reading images: The grammar of visual design (2nd ed.). Routledge.</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Cs/>
          <w:i w:val="0"/>
          <w:iCs w:val="0"/>
          <w:color w:val="000000"/>
          <w:sz w:val="24"/>
          <w:szCs w:val="24"/>
          <w:highlight w:val="none"/>
          <w:u w:val="none"/>
        </w:rPr>
      </w:r>
      <w:r>
        <w:rPr>
          <w:rFonts w:ascii="Times New Roman" w:hAnsi="Times New Roman" w:eastAsia="Times New Roman" w:cs="Times New Roman"/>
          <w:bCs/>
          <w:i w:val="0"/>
          <w:iCs w:val="0"/>
          <w:color w:val="000000"/>
          <w:sz w:val="24"/>
          <w:szCs w:val="24"/>
          <w:highlight w:val="none"/>
          <w:u w:val="none"/>
        </w:rPr>
        <w:t xml:space="preserve">Kress G. &amp; van Leeuwen, T. (2021). </w:t>
      </w:r>
      <w:r>
        <w:rPr>
          <w:rFonts w:ascii="Times New Roman" w:hAnsi="Times New Roman" w:eastAsia="Times New Roman" w:cs="Times New Roman"/>
          <w:bCs/>
          <w:i/>
          <w:iCs/>
          <w:color w:val="000000"/>
          <w:sz w:val="24"/>
          <w:szCs w:val="24"/>
          <w:highlight w:val="none"/>
          <w:u w:val="none"/>
        </w:rPr>
        <w:t xml:space="preserve">Reading Images: The Grammar of Visual Design (3rd ed.). Routledge.</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highlight w:val="none"/>
          <w:u w:val="none"/>
        </w:rPr>
      </w:r>
      <w:r>
        <w:rPr>
          <w:rFonts w:ascii="Times New Roman" w:hAnsi="Times New Roman" w:eastAsia="Times New Roman" w:cs="Times New Roman"/>
          <w:color w:val="000000"/>
          <w:sz w:val="24"/>
          <w:u w:val="none"/>
        </w:rPr>
        <w:t xml:space="preserve">Kress, G. (2010). Multimodality: A social semiotic approach to contemporary communication. London:Routledge</w:t>
      </w:r>
      <w:r/>
    </w:p>
    <w:p>
      <w:pPr>
        <w:ind w:left="0" w:right="0" w:hanging="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Konetskaya, V. P. (1997). Sotsiologiya kommunikatsii [Sociology of communication].</w:t>
      </w:r>
      <w:r>
        <w:rPr>
          <w:rFonts w:ascii="Times New Roman" w:hAnsi="Times New Roman" w:eastAsia="Times New Roman" w:cs="Times New Roman"/>
          <w:i/>
          <w:color w:val="000000"/>
          <w:sz w:val="24"/>
          <w:u w:val="none"/>
        </w:rPr>
        <w:t xml:space="preserve"> M.: International University of Business and Management, p. 304</w:t>
      </w:r>
      <w:r/>
    </w:p>
    <w:p>
      <w:pPr>
        <w:ind w:left="0" w:right="0" w:hanging="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Kuchigina, S. K. (2020). Yazyk sovremennoy reklamy: konstruktivnye i emotivnye elementy</w:t>
      </w:r>
      <w:r>
        <w:rPr>
          <w:rFonts w:ascii="Liberation Sans" w:hAnsi="Liberation Sans" w:eastAsia="Liberation Sans" w:cs="Liberation Sans"/>
          <w:color w:val="000000"/>
          <w:sz w:val="24"/>
          <w:u w:val="none"/>
        </w:rPr>
        <w:t xml:space="preserve"> [</w:t>
      </w:r>
      <w:r>
        <w:rPr>
          <w:rFonts w:ascii="Times New Roman" w:hAnsi="Times New Roman" w:eastAsia="Times New Roman" w:cs="Times New Roman"/>
          <w:color w:val="000000"/>
          <w:sz w:val="24"/>
          <w:u w:val="none"/>
        </w:rPr>
        <w:t xml:space="preserve">The language of modern advertising: Constructive and emotive elements]. </w:t>
      </w:r>
      <w:r>
        <w:rPr>
          <w:rFonts w:ascii="Times New Roman" w:hAnsi="Times New Roman" w:eastAsia="Times New Roman" w:cs="Times New Roman"/>
          <w:i/>
          <w:color w:val="000000"/>
          <w:sz w:val="24"/>
          <w:u w:val="none"/>
        </w:rPr>
        <w:t xml:space="preserve">Penza: Publishing house of PSU, 5, 61-65.</w:t>
      </w:r>
      <w:r/>
    </w:p>
    <w:p>
      <w:pPr>
        <w:ind w:left="0" w:right="0" w:hanging="720"/>
        <w:spacing w:before="0" w:after="0" w:line="480" w:lineRule="auto"/>
        <w:rPr>
          <w:rFonts w:ascii="Times New Roman" w:hAnsi="Times New Roman" w:eastAsia="Times New Roman" w:cs="Times New Roman"/>
          <w:bCs/>
          <w:i/>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Korovin, N.R. (2008). OSOBENNOSTI INDUSTRIALNOGO RAZVITIYA ROSSII V 1930-E GODY I IKH SOTSIALNYE POSLEDSVIYA.</w:t>
      </w:r>
      <w:r>
        <w:rPr>
          <w:rFonts w:ascii="Liberation Sans" w:hAnsi="Liberation Sans" w:eastAsia="Liberation Sans" w:cs="Liberation Sans"/>
          <w:color w:val="000000"/>
          <w:sz w:val="24"/>
          <w:u w:val="none"/>
        </w:rPr>
        <w:t xml:space="preserve"> [</w:t>
      </w:r>
      <w:r>
        <w:rPr>
          <w:rFonts w:ascii="Times New Roman" w:hAnsi="Times New Roman" w:eastAsia="Times New Roman" w:cs="Times New Roman"/>
          <w:color w:val="000000"/>
          <w:sz w:val="24"/>
          <w:u w:val="none"/>
        </w:rPr>
        <w:t xml:space="preserve">FEATURES OF RUSSIA'S INDUSTRIAL DEVELOPMENT IN THE 1930S AND THEIR SOCIAL CONSEQUENCES]. </w:t>
      </w:r>
      <w:r>
        <w:rPr>
          <w:rFonts w:ascii="Times New Roman" w:hAnsi="Times New Roman" w:eastAsia="Times New Roman" w:cs="Times New Roman"/>
          <w:i/>
          <w:color w:val="000000"/>
          <w:sz w:val="24"/>
          <w:u w:val="none"/>
        </w:rPr>
        <w:t xml:space="preserve">Bulletin of Ivanovo State University. Series: Humanities, (4), 33-42.</w:t>
      </w:r>
      <w:r>
        <w:rPr>
          <w:rFonts w:ascii="Times New Roman" w:hAnsi="Times New Roman" w:eastAsia="Times New Roman" w:cs="Times New Roman"/>
          <w:bCs/>
          <w:i/>
          <w:color w:val="000000"/>
          <w:sz w:val="24"/>
          <w:szCs w:val="24"/>
          <w:u w:val="none"/>
        </w:rPr>
      </w:r>
      <w:r>
        <w:rPr>
          <w:rFonts w:ascii="Times New Roman" w:hAnsi="Times New Roman" w:eastAsia="Times New Roman" w:cs="Times New Roman"/>
          <w:bCs/>
          <w:i/>
          <w:color w:val="000000"/>
          <w:sz w:val="24"/>
          <w:szCs w:val="24"/>
          <w:u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r>
      <w:r>
        <w:rPr>
          <w:rFonts w:ascii="Times New Roman" w:hAnsi="Times New Roman" w:eastAsia="Times New Roman" w:cs="Times New Roman"/>
          <w:color w:val="000000"/>
          <w:sz w:val="24"/>
        </w:rPr>
        <w:t xml:space="preserve">Leech, G. N. (1966). </w:t>
      </w:r>
      <w:r>
        <w:rPr>
          <w:rFonts w:ascii="Times New Roman" w:hAnsi="Times New Roman" w:eastAsia="Times New Roman" w:cs="Times New Roman"/>
          <w:i/>
          <w:color w:val="000000"/>
          <w:sz w:val="24"/>
        </w:rPr>
        <w:t xml:space="preserve">English in advertising: A Linguistic Study of Advertising in Great Britain</w:t>
      </w:r>
      <w:r>
        <w:rPr>
          <w:rFonts w:ascii="Times New Roman" w:hAnsi="Times New Roman" w:eastAsia="Times New Roman" w:cs="Times New Roman"/>
          <w:color w:val="000000"/>
          <w:sz w:val="24"/>
        </w:rPr>
        <w:t xml:space="preserve">. London: Longmans.</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Luo, X. H. (2022). Cultural representation of female images in advertising. </w:t>
      </w:r>
      <w:r>
        <w:rPr>
          <w:rFonts w:ascii="Times New Roman" w:hAnsi="Times New Roman" w:eastAsia="Times New Roman" w:cs="Times New Roman"/>
          <w:i/>
          <w:color w:val="000000"/>
          <w:sz w:val="24"/>
          <w:u w:val="none"/>
        </w:rPr>
        <w:t xml:space="preserve">Open Access Library Journal, 9</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e8703.</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szCs w:val="24"/>
          <w:u w:val="none"/>
        </w:rPr>
      </w:r>
      <w:hyperlink r:id="rId20" w:tooltip="https://doi.org/10.4236/oalib.1108703" w:history="1">
        <w:r>
          <w:rPr>
            <w:rStyle w:val="858"/>
            <w:rFonts w:ascii="Times New Roman" w:hAnsi="Times New Roman" w:eastAsia="Times New Roman" w:cs="Times New Roman"/>
            <w:color w:val="1155cc"/>
            <w:sz w:val="24"/>
            <w:u w:val="single"/>
          </w:rPr>
          <w:t xml:space="preserve">https://doi.org/10.4236/oalib.1108703</w:t>
        </w:r>
      </w:hyperlink>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Lirola, M. M. (2012). Exploring the image of women to persuade in multimodal leaflets. </w:t>
      </w:r>
      <w:r>
        <w:rPr>
          <w:rFonts w:ascii="Times New Roman" w:hAnsi="Times New Roman" w:eastAsia="Times New Roman" w:cs="Times New Roman"/>
          <w:i/>
          <w:color w:val="000000"/>
          <w:sz w:val="24"/>
          <w:u w:val="none"/>
        </w:rPr>
        <w:t xml:space="preserve">Theory &amp; Practice in English Studies, 5(1), 1–10.</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highlight w:val="none"/>
          <w:u w:val="none"/>
        </w:rPr>
      </w:r>
      <w:r>
        <w:rPr>
          <w:rFonts w:ascii="Times New Roman" w:hAnsi="Times New Roman" w:eastAsia="Times New Roman" w:cs="Times New Roman"/>
          <w:color w:val="000000"/>
          <w:sz w:val="24"/>
          <w:u w:val="none"/>
        </w:rPr>
        <w:t xml:space="preserve">Marco, M. J. L. (1997). Linguistic choices for the representation of women in discourse. </w:t>
      </w:r>
      <w:r>
        <w:rPr>
          <w:rFonts w:ascii="Times New Roman" w:hAnsi="Times New Roman" w:eastAsia="Times New Roman" w:cs="Times New Roman"/>
          <w:i/>
          <w:color w:val="000000"/>
          <w:sz w:val="24"/>
          <w:u w:val="none"/>
        </w:rPr>
        <w:t xml:space="preserve">Bells: Barcelona English Language and Literature Studies, 8</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color w:val="000000"/>
          <w:sz w:val="24"/>
          <w:u w:val="none"/>
        </w:rPr>
        <w:t xml:space="preserve">247–259</w:t>
      </w:r>
      <w:r>
        <w:rPr>
          <w:rFonts w:ascii="Times New Roman" w:hAnsi="Times New Roman" w:eastAsia="Times New Roman" w:cs="Times New Roman"/>
          <w:color w:val="000000"/>
          <w:sz w:val="24"/>
          <w:u w:val="none"/>
        </w:rPr>
        <w:t xml:space="preserve">.</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hanging="720"/>
        <w:spacing w:before="0" w:after="0" w:line="480" w:lineRule="auto"/>
        <w:rPr>
          <w:rFonts w:ascii="Times New Roman" w:hAnsi="Times New Roman" w:eastAsia="Times New Roman" w:cs="Times New Roman"/>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rPr>
        <w:t xml:space="preserve">Marwick, A. E. (2015). Instafame: Luxury selfies in the attention economy. </w:t>
      </w:r>
      <w:r>
        <w:rPr>
          <w:rFonts w:ascii="Times New Roman" w:hAnsi="Times New Roman" w:eastAsia="Times New Roman" w:cs="Times New Roman"/>
          <w:i/>
          <w:color w:val="000000"/>
          <w:sz w:val="24"/>
        </w:rPr>
        <w:t xml:space="preserve">Public Culture</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27</w:t>
      </w:r>
      <w:r>
        <w:rPr>
          <w:rFonts w:ascii="Times New Roman" w:hAnsi="Times New Roman" w:eastAsia="Times New Roman" w:cs="Times New Roman"/>
          <w:color w:val="000000"/>
          <w:sz w:val="24"/>
        </w:rPr>
        <w:t xml:space="preserve">(1), 137–160. https://doi.org/10.1215/08992363-2798379</w:t>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pPr>
        <w:ind w:left="0" w:right="0" w:hanging="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highlight w:val="none"/>
          <w:u w:val="none"/>
        </w:rPr>
      </w:r>
      <w:r>
        <w:rPr>
          <w:rFonts w:ascii="Times New Roman" w:hAnsi="Times New Roman" w:eastAsia="Times New Roman" w:cs="Times New Roman"/>
          <w:color w:val="000000"/>
          <w:sz w:val="24"/>
          <w:highlight w:val="white"/>
          <w:u w:val="none"/>
        </w:rPr>
        <w:t xml:space="preserve">Matytsina, M. (2019). Immigration Discourse in the British Press: Peculiarities of Construction. </w:t>
      </w:r>
      <w:r>
        <w:rPr>
          <w:rFonts w:ascii="Times New Roman" w:hAnsi="Times New Roman" w:eastAsia="Times New Roman" w:cs="Times New Roman"/>
          <w:i/>
          <w:color w:val="000000"/>
          <w:sz w:val="24"/>
          <w:u w:val="none"/>
        </w:rPr>
        <w:t xml:space="preserve">Bulletin of Kemerovo State University</w:t>
      </w:r>
      <w:r>
        <w:rPr>
          <w:rFonts w:ascii="Times New Roman" w:hAnsi="Times New Roman" w:eastAsia="Times New Roman" w:cs="Times New Roman"/>
          <w:color w:val="000000"/>
          <w:sz w:val="24"/>
          <w:highlight w:val="white"/>
          <w:u w:val="none"/>
        </w:rPr>
        <w:t xml:space="preserve">.</w:t>
      </w:r>
      <w:r/>
    </w:p>
    <w:p>
      <w:pPr>
        <w:ind w:left="0" w:right="0" w:hanging="720"/>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McDonald, R. E., Laverie, D. A., &amp; Manis, K. T. (2020)</w:t>
      </w:r>
      <w:r>
        <w:rPr>
          <w:rFonts w:ascii="Times New Roman" w:hAnsi="Times New Roman" w:eastAsia="Times New Roman" w:cs="Times New Roman"/>
          <w:i/>
          <w:color w:val="000000"/>
          <w:sz w:val="24"/>
          <w:u w:val="none"/>
        </w:rPr>
        <w:t xml:space="preserve">.</w:t>
      </w:r>
      <w:r>
        <w:rPr>
          <w:rFonts w:ascii="Times New Roman" w:hAnsi="Times New Roman" w:eastAsia="Times New Roman" w:cs="Times New Roman"/>
          <w:color w:val="000000"/>
          <w:sz w:val="24"/>
          <w:u w:val="none"/>
        </w:rPr>
        <w:t xml:space="preserve"> The interplay between advertising and society: An historical analysis. </w:t>
      </w:r>
      <w:r>
        <w:rPr>
          <w:rFonts w:ascii="Times New Roman" w:hAnsi="Times New Roman" w:eastAsia="Times New Roman" w:cs="Times New Roman"/>
          <w:i/>
          <w:color w:val="000000"/>
          <w:sz w:val="24"/>
          <w:u w:val="none"/>
        </w:rPr>
        <w:t xml:space="preserve">Journal of Macromarketing, 41(4), 585-609. </w:t>
      </w:r>
      <w:hyperlink r:id="rId21" w:tooltip="https://doi.org/10.1177/0276146720964324" w:history="1">
        <w:r>
          <w:rPr>
            <w:rStyle w:val="858"/>
            <w:rFonts w:ascii="Times New Roman" w:hAnsi="Times New Roman" w:eastAsia="Times New Roman" w:cs="Times New Roman"/>
            <w:color w:val="1155cc"/>
            <w:sz w:val="24"/>
            <w:u w:val="single"/>
          </w:rPr>
          <w:t xml:space="preserve">https://doi.org/10.1177/0276146720964324</w:t>
        </w:r>
      </w:hyperlink>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hanging="720"/>
        <w:spacing w:before="0" w:after="0" w:line="480" w:lineRule="auto"/>
        <w:rPr>
          <w:rFonts w:ascii="Times New Roman" w:hAnsi="Times New Roman" w:eastAsia="Times New Roman" w:cs="Times New Roman"/>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highlight w:val="white"/>
          <w:u w:val="none"/>
        </w:rPr>
        <w:t xml:space="preserve">McQuail D. (2010). </w:t>
      </w:r>
      <w:r>
        <w:rPr>
          <w:rFonts w:ascii="Times New Roman" w:hAnsi="Times New Roman" w:eastAsia="Times New Roman" w:cs="Times New Roman"/>
          <w:i/>
          <w:iCs/>
          <w:color w:val="000000"/>
          <w:sz w:val="24"/>
          <w:highlight w:val="white"/>
          <w:u w:val="none"/>
        </w:rPr>
        <w:t xml:space="preserve"> Mass Communication Theory</w:t>
      </w:r>
      <w:r>
        <w:rPr>
          <w:rFonts w:ascii="Times New Roman" w:hAnsi="Times New Roman" w:eastAsia="Times New Roman" w:cs="Times New Roman"/>
          <w:color w:val="000000"/>
          <w:sz w:val="24"/>
          <w:highlight w:val="white"/>
          <w:u w:val="none"/>
        </w:rPr>
        <w:t xml:space="preserve">. 6th ed. London, Sage, 632.</w:t>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white"/>
          <w:u w:val="none"/>
        </w:rPr>
        <w:t xml:space="preserve">Mespoulet, M. (2006). Women in Soviet society. </w:t>
      </w:r>
      <w:r>
        <w:rPr>
          <w:rFonts w:ascii="Times New Roman" w:hAnsi="Times New Roman" w:eastAsia="Times New Roman" w:cs="Times New Roman"/>
          <w:i/>
          <w:color w:val="000000"/>
          <w:sz w:val="24"/>
          <w:highlight w:val="white"/>
          <w:u w:val="none"/>
        </w:rPr>
        <w:t xml:space="preserve">Cahiers du CEFRES, 2006, Communism from the viewpoint of societies, 30, p.7. </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Miroshnichenko, G. A. (2013). Novye tendentsii v razvitii gender reklamy</w:t>
      </w:r>
      <w:r>
        <w:rPr>
          <w:rFonts w:ascii="Liberation Sans" w:hAnsi="Liberation Sans" w:eastAsia="Liberation Sans" w:cs="Liberation Sans"/>
          <w:color w:val="000000"/>
          <w:sz w:val="24"/>
          <w:u w:val="none"/>
        </w:rPr>
        <w:t xml:space="preserve"> </w:t>
      </w:r>
      <w:r>
        <w:rPr>
          <w:rFonts w:ascii="Times New Roman" w:hAnsi="Times New Roman" w:eastAsia="Times New Roman" w:cs="Times New Roman"/>
          <w:color w:val="000000"/>
          <w:sz w:val="24"/>
          <w:u w:val="none"/>
        </w:rPr>
        <w:t xml:space="preserve">[New trends in the development of gender advertising]. </w:t>
      </w:r>
      <w:r>
        <w:rPr>
          <w:rFonts w:ascii="Times New Roman" w:hAnsi="Times New Roman" w:eastAsia="Times New Roman" w:cs="Times New Roman"/>
          <w:i/>
          <w:color w:val="000000"/>
          <w:sz w:val="24"/>
          <w:u w:val="none"/>
        </w:rPr>
        <w:t xml:space="preserve">Bulletin of Peoples’ Friendship University of Russia. Series: Literary Criticism, Journalism</w:t>
      </w:r>
      <w:r>
        <w:rPr>
          <w:rFonts w:ascii="Times New Roman" w:hAnsi="Times New Roman" w:eastAsia="Times New Roman" w:cs="Times New Roman"/>
          <w:color w:val="000000"/>
          <w:sz w:val="24"/>
          <w:u w:val="none"/>
        </w:rPr>
        <w:t xml:space="preserve">, (3), 86–92.</w:t>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pPr>
        <w:ind w:left="0" w:right="0" w:hanging="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none"/>
          <w:u w:val="none"/>
        </w:rPr>
      </w:r>
      <w:r>
        <w:rPr>
          <w:rFonts w:ascii="Times New Roman" w:hAnsi="Times New Roman" w:eastAsia="Times New Roman" w:cs="Times New Roman"/>
          <w:color w:val="000000"/>
          <w:sz w:val="24"/>
          <w:highlight w:val="white"/>
          <w:u w:val="none"/>
        </w:rPr>
        <w:t xml:space="preserve">Monakhova, E., Yurieva, E., &amp; Amanzholova, J. (2023). Linguistic means of reflecting gender-related changes in modern society (exemplified by English-language newspapers advertisements). </w:t>
      </w:r>
      <w:r>
        <w:rPr>
          <w:rFonts w:ascii="Times New Roman" w:hAnsi="Times New Roman" w:eastAsia="Times New Roman" w:cs="Times New Roman"/>
          <w:i/>
          <w:color w:val="000000"/>
          <w:sz w:val="24"/>
          <w:u w:val="none"/>
        </w:rPr>
        <w:t xml:space="preserve">E3S Web of Conferences</w:t>
      </w:r>
      <w:r>
        <w:rPr>
          <w:rFonts w:ascii="Times New Roman" w:hAnsi="Times New Roman" w:eastAsia="Times New Roman" w:cs="Times New Roman"/>
          <w:color w:val="000000"/>
          <w:sz w:val="24"/>
          <w:highlight w:val="white"/>
          <w:u w:val="none"/>
        </w:rPr>
        <w:t xml:space="preserve">.</w:t>
      </w:r>
      <w:r/>
    </w:p>
    <w:p>
      <w:pPr>
        <w:ind w:left="0" w:right="0" w:hanging="720"/>
        <w:spacing w:before="0" w:after="0" w:line="480" w:lineRule="auto"/>
        <w:rPr>
          <w:rFonts w:ascii="Times New Roman" w:hAnsi="Times New Roman" w:eastAsia="Times New Roman" w:cs="Times New Roman"/>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highlight w:val="none"/>
          <w:u w:val="none"/>
        </w:rPr>
      </w:r>
      <w:r>
        <w:rPr>
          <w:rFonts w:ascii="Times New Roman" w:hAnsi="Times New Roman" w:eastAsia="Times New Roman" w:cs="Times New Roman"/>
          <w:color w:val="000000"/>
          <w:sz w:val="24"/>
          <w:highlight w:val="white"/>
          <w:u w:val="none"/>
        </w:rPr>
        <w:t xml:space="preserve">Mondada, L. (2016). Challenges of multimodality: Language and the body in social interaction. </w:t>
      </w:r>
      <w:r>
        <w:rPr>
          <w:rFonts w:ascii="Times New Roman" w:hAnsi="Times New Roman" w:eastAsia="Times New Roman" w:cs="Times New Roman"/>
          <w:i/>
          <w:color w:val="000000"/>
          <w:sz w:val="24"/>
          <w:u w:val="none"/>
        </w:rPr>
        <w:t xml:space="preserve">Journal of Sociolinguistics, 20</w:t>
      </w:r>
      <w:r>
        <w:rPr>
          <w:rFonts w:ascii="Times New Roman" w:hAnsi="Times New Roman" w:eastAsia="Times New Roman" w:cs="Times New Roman"/>
          <w:color w:val="000000"/>
          <w:sz w:val="24"/>
          <w:highlight w:val="white"/>
          <w:u w:val="none"/>
        </w:rPr>
        <w:t xml:space="preserve">, 336-366.</w:t>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i/>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Novikov M.V. (2007).</w:t>
      </w:r>
      <w:r>
        <w:rPr>
          <w:rFonts w:ascii="Times New Roman" w:hAnsi="Times New Roman" w:eastAsia="Times New Roman" w:cs="Times New Roman"/>
          <w:i/>
          <w:color w:val="000000"/>
          <w:sz w:val="24"/>
          <w:u w:val="none"/>
        </w:rPr>
        <w:t xml:space="preserve"> SSSR, Komintern i grazhdanskaya voina v Ispanii 1936-1939 gg [USSR, Comintern and the Spanish Civil War 1936-1939 gg.](2nd ed.). Editorial and Publishing Department of the Yaroslavl State Pedagogical University.</w:t>
      </w:r>
      <w:r>
        <w:rPr>
          <w:rFonts w:ascii="Times New Roman" w:hAnsi="Times New Roman" w:eastAsia="Times New Roman" w:cs="Times New Roman"/>
          <w:bCs/>
          <w:i/>
          <w:color w:val="000000"/>
          <w:sz w:val="24"/>
          <w:szCs w:val="24"/>
          <w:u w:val="none"/>
        </w:rPr>
      </w:r>
      <w:r>
        <w:rPr>
          <w:rFonts w:ascii="Times New Roman" w:hAnsi="Times New Roman" w:eastAsia="Times New Roman" w:cs="Times New Roman"/>
          <w:bCs/>
          <w:i/>
          <w:color w:val="000000"/>
          <w:sz w:val="24"/>
          <w:szCs w:val="24"/>
          <w:u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u w:val="none"/>
        </w:rPr>
      </w:r>
      <w:r>
        <w:rPr>
          <w:rFonts w:ascii="Times New Roman" w:hAnsi="Times New Roman" w:eastAsia="Times New Roman" w:cs="Times New Roman"/>
          <w:color w:val="000000"/>
          <w:sz w:val="24"/>
        </w:rPr>
        <w:t xml:space="preserve">O’Halloran, K. L. (2008). Systemic functional-multimodal discourse analysis (SF-MDA): constructing ideational meaning using language and visual imagery. </w:t>
      </w:r>
      <w:r>
        <w:rPr>
          <w:rFonts w:ascii="Times New Roman" w:hAnsi="Times New Roman" w:eastAsia="Times New Roman" w:cs="Times New Roman"/>
          <w:i/>
          <w:color w:val="000000"/>
          <w:sz w:val="24"/>
        </w:rPr>
        <w:t xml:space="preserve">Visual Communication</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7</w:t>
      </w:r>
      <w:r>
        <w:rPr>
          <w:rFonts w:ascii="Times New Roman" w:hAnsi="Times New Roman" w:eastAsia="Times New Roman" w:cs="Times New Roman"/>
          <w:color w:val="000000"/>
          <w:sz w:val="24"/>
        </w:rPr>
        <w:t xml:space="preserve">(4), 443–475. https://doi.org/10.1177/1470357208096210</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720" w:right="0" w:firstLine="0"/>
        <w:spacing w:before="0" w:after="0" w:line="480" w:lineRule="auto"/>
        <w:rPr>
          <w:rFonts w:ascii="Times New Roman" w:hAnsi="Times New Roman" w:eastAsia="Times New Roman" w:cs="Times New Roman"/>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Olyanich, A. V. (2015). Reklamnyi diskurs [Advertising discourse]. </w:t>
      </w:r>
      <w:r>
        <w:rPr>
          <w:rFonts w:ascii="Times New Roman" w:hAnsi="Times New Roman" w:eastAsia="Times New Roman" w:cs="Times New Roman"/>
          <w:i/>
          <w:color w:val="000000"/>
          <w:sz w:val="24"/>
          <w:u w:val="none"/>
        </w:rPr>
        <w:t xml:space="preserve">Discourse-Pi, 12</w:t>
      </w:r>
      <w:r>
        <w:rPr>
          <w:rFonts w:ascii="Times New Roman" w:hAnsi="Times New Roman" w:eastAsia="Times New Roman" w:cs="Times New Roman"/>
          <w:color w:val="000000"/>
          <w:sz w:val="24"/>
          <w:u w:val="none"/>
        </w:rPr>
        <w:t xml:space="preserve">(2), 173–175.</w:t>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pPr>
        <w:ind w:left="0" w:right="0" w:hanging="720"/>
        <w:spacing w:before="0" w:after="0" w:line="480" w:lineRule="auto"/>
        <w:rPr>
          <w:rFonts w:ascii="Times New Roman" w:hAnsi="Times New Roman" w:eastAsia="Times New Roman" w:cs="Times New Roman"/>
          <w:color w:val="000000" w:themeColor="text1"/>
          <w:sz w:val="24"/>
          <w:szCs w:val="24"/>
          <w:highlight w:val="whit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highlight w:val="none"/>
          <w:u w:val="none"/>
        </w:rPr>
      </w:r>
      <w:r>
        <w:rPr>
          <w:rFonts w:ascii="Times New Roman" w:hAnsi="Times New Roman" w:eastAsia="Times New Roman" w:cs="Times New Roman"/>
          <w:color w:val="000000" w:themeColor="text1"/>
          <w:sz w:val="24"/>
          <w:highlight w:val="white"/>
          <w:u w:val="none"/>
        </w:rPr>
        <w:t xml:space="preserve">O’Shaughnessy, J., &amp; O’Shaughnessy, N. (2004). </w:t>
      </w:r>
      <w:r>
        <w:rPr>
          <w:rFonts w:ascii="Times New Roman" w:hAnsi="Times New Roman" w:eastAsia="Times New Roman" w:cs="Times New Roman"/>
          <w:i/>
          <w:color w:val="000000" w:themeColor="text1"/>
          <w:sz w:val="24"/>
          <w:highlight w:val="white"/>
          <w:u w:val="none"/>
        </w:rPr>
        <w:t xml:space="preserve">Persuasion in advertising</w:t>
      </w:r>
      <w:r>
        <w:rPr>
          <w:rFonts w:ascii="Times New Roman" w:hAnsi="Times New Roman" w:eastAsia="Times New Roman" w:cs="Times New Roman"/>
          <w:color w:val="000000" w:themeColor="text1"/>
          <w:sz w:val="24"/>
          <w:highlight w:val="white"/>
          <w:u w:val="none"/>
        </w:rPr>
        <w:t xml:space="preserve">. Routledge.</w:t>
      </w:r>
      <w:r>
        <w:rPr>
          <w:rFonts w:ascii="Times New Roman" w:hAnsi="Times New Roman" w:eastAsia="Times New Roman" w:cs="Times New Roman"/>
          <w:color w:val="000000" w:themeColor="text1"/>
          <w:sz w:val="24"/>
          <w:szCs w:val="24"/>
          <w:highlight w:val="white"/>
          <w:u w:val="none"/>
        </w:rPr>
      </w:r>
      <w:r>
        <w:rPr>
          <w:rFonts w:ascii="Times New Roman" w:hAnsi="Times New Roman" w:eastAsia="Times New Roman" w:cs="Times New Roman"/>
          <w:color w:val="000000" w:themeColor="text1"/>
          <w:sz w:val="24"/>
          <w:szCs w:val="24"/>
          <w:highlight w:val="white"/>
          <w:u w:val="none"/>
        </w:rPr>
      </w:r>
    </w:p>
    <w:p>
      <w:pPr>
        <w:ind w:left="0" w:right="0" w:hanging="720"/>
        <w:spacing w:before="0" w:after="0" w:line="480" w:lineRule="auto"/>
        <w:rPr>
          <w:rFonts w:ascii="Times New Roman" w:hAnsi="Times New Roman" w:eastAsia="Times New Roman" w:cs="Times New Roman"/>
          <w:i/>
          <w:iCs/>
          <w:color w:val="000000" w:themeColor="text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highlight w:val="white"/>
          <w:u w:val="none"/>
        </w:rPr>
      </w:r>
      <w:r>
        <w:rPr>
          <w:rFonts w:ascii="Times New Roman" w:hAnsi="Times New Roman" w:eastAsia="Times New Roman" w:cs="Times New Roman"/>
          <w:color w:val="000000" w:themeColor="text1"/>
          <w:sz w:val="24"/>
          <w:highlight w:val="none"/>
          <w:u w:val="none"/>
        </w:rPr>
        <w:t xml:space="preserve">Ponomareva I.V., &amp; Ivanova E.A. (2021). </w:t>
      </w:r>
      <w:r>
        <w:rPr>
          <w:rFonts w:ascii="Times New Roman" w:hAnsi="Times New Roman" w:eastAsia="Times New Roman" w:cs="Times New Roman"/>
          <w:color w:val="000000" w:themeColor="text1"/>
          <w:sz w:val="24"/>
          <w:highlight w:val="none"/>
          <w:u w:val="none"/>
        </w:rPr>
        <w:t xml:space="preserve">REKLAMNYY TEKST KAK SPOSOB PSIKHOLOGICHESKOGO VOZDEYSTVIYA NA RETSIPIENTA</w:t>
      </w:r>
      <w:r>
        <w:rPr>
          <w:rFonts w:ascii="Times New Roman" w:hAnsi="Times New Roman" w:eastAsia="Times New Roman" w:cs="Times New Roman"/>
          <w:color w:val="000000" w:themeColor="text1"/>
          <w:sz w:val="24"/>
          <w:highlight w:val="none"/>
          <w:u w:val="none"/>
        </w:rPr>
        <w:t xml:space="preserve"> [ADVERTISING TEXT AS A WAY OF PSYCHOLOGICAL INFLUENCE ON THE RECIPIENT]. </w:t>
      </w:r>
      <w:r>
        <w:rPr>
          <w:rFonts w:ascii="Times New Roman" w:hAnsi="Times New Roman" w:eastAsia="Times New Roman" w:cs="Times New Roman"/>
          <w:i/>
          <w:iCs/>
          <w:color w:val="000000" w:themeColor="text1"/>
          <w:sz w:val="24"/>
          <w:highlight w:val="none"/>
          <w:u w:val="none"/>
        </w:rPr>
        <w:t xml:space="preserve">International Research Journal, (2-3 (104)), 189-191.</w:t>
      </w:r>
      <w:r>
        <w:rPr>
          <w:rFonts w:ascii="Times New Roman" w:hAnsi="Times New Roman" w:eastAsia="Times New Roman" w:cs="Times New Roman"/>
          <w:i/>
          <w:iCs/>
          <w:color w:val="000000" w:themeColor="text1"/>
          <w:sz w:val="24"/>
          <w:szCs w:val="24"/>
          <w:highlight w:val="none"/>
          <w:u w:val="none"/>
        </w:rPr>
      </w:r>
      <w:r>
        <w:rPr>
          <w:rFonts w:ascii="Times New Roman" w:hAnsi="Times New Roman" w:eastAsia="Times New Roman" w:cs="Times New Roman"/>
          <w:i/>
          <w:iCs/>
          <w:color w:val="000000" w:themeColor="text1"/>
          <w:sz w:val="24"/>
          <w:szCs w:val="24"/>
          <w:highlight w:val="none"/>
          <w:u w:val="none"/>
        </w:rPr>
      </w:r>
    </w:p>
    <w:p>
      <w:pPr>
        <w:ind w:left="0" w:right="0" w:hanging="720"/>
        <w:spacing w:before="0" w:after="0" w:line="480" w:lineRule="auto"/>
        <w:rPr>
          <w:rFonts w:ascii="Times New Roman" w:hAnsi="Times New Roman" w:eastAsia="Times New Roman" w:cs="Times New Roman"/>
          <w:bCs/>
          <w:i/>
          <w:color w:val="11111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Prokhorova, S. N. (2013).  Reklamnyi diskurs: Tekst lektsii [Advertising discourse: Text of lectures].</w:t>
      </w:r>
      <w:r>
        <w:rPr>
          <w:rFonts w:ascii="Liberation Sans" w:hAnsi="Liberation Sans" w:eastAsia="Liberation Sans" w:cs="Liberation Sans"/>
          <w:color w:val="111111"/>
          <w:sz w:val="24"/>
          <w:highlight w:val="white"/>
          <w:u w:val="none"/>
        </w:rPr>
        <w:t xml:space="preserve"> </w:t>
      </w:r>
      <w:r>
        <w:rPr>
          <w:rFonts w:ascii="Times New Roman" w:hAnsi="Times New Roman" w:eastAsia="Times New Roman" w:cs="Times New Roman"/>
          <w:i/>
          <w:color w:val="111111"/>
          <w:sz w:val="24"/>
          <w:highlight w:val="white"/>
          <w:u w:val="none"/>
        </w:rPr>
        <w:t xml:space="preserve">Yaroslavl: Yaroslavl State University, 5, 24-26</w:t>
      </w:r>
      <w:r>
        <w:rPr>
          <w:rFonts w:ascii="Times New Roman" w:hAnsi="Times New Roman" w:eastAsia="Times New Roman" w:cs="Times New Roman"/>
          <w:bCs/>
          <w:i/>
          <w:color w:val="111111"/>
          <w:sz w:val="24"/>
          <w:szCs w:val="24"/>
          <w:highlight w:val="none"/>
          <w:u w:val="none"/>
        </w:rPr>
      </w:r>
      <w:r>
        <w:rPr>
          <w:rFonts w:ascii="Times New Roman" w:hAnsi="Times New Roman" w:eastAsia="Times New Roman" w:cs="Times New Roman"/>
          <w:bCs/>
          <w:i/>
          <w:color w:val="111111"/>
          <w:sz w:val="24"/>
          <w:szCs w:val="24"/>
          <w:highlight w:val="none"/>
          <w:u w:val="none"/>
        </w:rPr>
      </w:r>
    </w:p>
    <w:p>
      <w:pPr>
        <w:ind w:left="0" w:right="0" w:hanging="720"/>
        <w:spacing w:before="0" w:after="0" w:line="480" w:lineRule="auto"/>
        <w:rPr>
          <w:rFonts w:ascii="Times New Roman" w:hAnsi="Times New Roman" w:eastAsia="Times New Roman" w:cs="Times New Roman"/>
          <w:bCs w:val="0"/>
          <w:i w:val="0"/>
          <w:color w:val="11111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Cs/>
          <w:i w:val="0"/>
          <w:iCs w:val="0"/>
          <w:color w:val="111111"/>
          <w:sz w:val="24"/>
          <w:szCs w:val="24"/>
          <w:highlight w:val="none"/>
          <w:u w:val="none"/>
        </w:rPr>
      </w:r>
      <w:r>
        <w:rPr>
          <w:rFonts w:ascii="Times New Roman" w:hAnsi="Times New Roman" w:eastAsia="Times New Roman" w:cs="Times New Roman"/>
          <w:bCs/>
          <w:i w:val="0"/>
          <w:iCs w:val="0"/>
          <w:color w:val="111111"/>
          <w:sz w:val="24"/>
          <w:szCs w:val="24"/>
          <w:highlight w:val="none"/>
          <w:u w:val="none"/>
        </w:rPr>
        <w:t xml:space="preserve">Rogatin, R. T. (2023). </w:t>
      </w:r>
      <w:r>
        <w:rPr>
          <w:rFonts w:ascii="Times New Roman" w:hAnsi="Times New Roman" w:eastAsia="Times New Roman" w:cs="Times New Roman"/>
          <w:bCs/>
          <w:i w:val="0"/>
          <w:iCs w:val="0"/>
          <w:color w:val="111111"/>
          <w:sz w:val="24"/>
          <w:szCs w:val="24"/>
          <w:highlight w:val="none"/>
          <w:u w:val="none"/>
        </w:rPr>
        <w:t xml:space="preserve">Opredeleniye faktorov, vliyayushchikh na uroven' razvitiya reklamy v strane</w:t>
      </w:r>
      <w:r>
        <w:rPr>
          <w:rFonts w:ascii="Times New Roman" w:hAnsi="Times New Roman" w:eastAsia="Times New Roman" w:cs="Times New Roman"/>
          <w:bCs/>
          <w:i w:val="0"/>
          <w:iCs w:val="0"/>
          <w:color w:val="111111"/>
          <w:sz w:val="24"/>
          <w:szCs w:val="24"/>
          <w:highlight w:val="none"/>
          <w:u w:val="none"/>
        </w:rPr>
        <w:t xml:space="preserve"> [Identification of factors influencing the level of advertising development in the country]. </w:t>
      </w:r>
      <w:r>
        <w:rPr>
          <w:rFonts w:ascii="Times New Roman" w:hAnsi="Times New Roman" w:eastAsia="Times New Roman" w:cs="Times New Roman"/>
          <w:bCs/>
          <w:i/>
          <w:iCs/>
          <w:color w:val="111111"/>
          <w:sz w:val="24"/>
          <w:szCs w:val="24"/>
          <w:highlight w:val="none"/>
          <w:u w:val="none"/>
        </w:rPr>
        <w:t xml:space="preserve">Economics: yesterday, Today, tomorrow, 13(5A), 418-426. </w:t>
      </w:r>
      <w:r>
        <w:rPr>
          <w:rFonts w:ascii="Times New Roman" w:hAnsi="Times New Roman" w:eastAsia="Times New Roman" w:cs="Times New Roman"/>
          <w:bCs/>
          <w:i w:val="0"/>
          <w:iCs w:val="0"/>
          <w:color w:val="111111"/>
          <w:sz w:val="24"/>
          <w:szCs w:val="24"/>
          <w:highlight w:val="none"/>
          <w:u w:val="none"/>
        </w:rPr>
        <w:t xml:space="preserve">https://doi.org/10.34670/AR.2023.78.23.016</w:t>
      </w:r>
      <w:r>
        <w:rPr>
          <w:rFonts w:ascii="Times New Roman" w:hAnsi="Times New Roman" w:eastAsia="Times New Roman" w:cs="Times New Roman"/>
          <w:bCs w:val="0"/>
          <w:i w:val="0"/>
          <w:color w:val="111111"/>
          <w:sz w:val="24"/>
          <w:szCs w:val="24"/>
          <w:highlight w:val="none"/>
          <w:u w:val="none"/>
        </w:rPr>
      </w:r>
      <w:r>
        <w:rPr>
          <w:rFonts w:ascii="Times New Roman" w:hAnsi="Times New Roman" w:eastAsia="Times New Roman" w:cs="Times New Roman"/>
          <w:bCs w:val="0"/>
          <w:i w:val="0"/>
          <w:color w:val="111111"/>
          <w:sz w:val="24"/>
          <w:szCs w:val="24"/>
          <w:highlight w:val="none"/>
          <w:u w:val="none"/>
        </w:rPr>
      </w:r>
    </w:p>
    <w:p>
      <w:pPr>
        <w:ind w:left="0" w:right="0" w:hanging="720"/>
        <w:spacing w:before="0" w:after="0" w:line="480" w:lineRule="auto"/>
        <w:rPr>
          <w:rFonts w:ascii="Times New Roman" w:hAnsi="Times New Roman" w:eastAsia="Times New Roman" w:cs="Times New Roman"/>
          <w:b w:val="0"/>
          <w:bCs w:val="0"/>
          <w:i/>
          <w:iCs/>
          <w:color w:val="111111"/>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val="0"/>
          <w:bCs w:val="0"/>
          <w:i w:val="0"/>
          <w:iCs w:val="0"/>
          <w:color w:val="111111"/>
          <w:sz w:val="24"/>
          <w:highlight w:val="none"/>
          <w:u w:val="none"/>
        </w:rPr>
      </w:r>
      <w:r>
        <w:rPr>
          <w:rFonts w:ascii="Times New Roman" w:hAnsi="Times New Roman" w:eastAsia="Times New Roman" w:cs="Times New Roman"/>
          <w:b w:val="0"/>
          <w:bCs w:val="0"/>
          <w:i w:val="0"/>
          <w:iCs w:val="0"/>
          <w:color w:val="111111"/>
          <w:sz w:val="24"/>
          <w:highlight w:val="none"/>
          <w:u w:val="none"/>
        </w:rPr>
        <w:t xml:space="preserve">Ryukova A. R. (2021). </w:t>
      </w:r>
      <w:r>
        <w:rPr>
          <w:rFonts w:ascii="Times New Roman" w:hAnsi="Times New Roman" w:eastAsia="Times New Roman" w:cs="Times New Roman"/>
          <w:b w:val="0"/>
          <w:bCs w:val="0"/>
          <w:i w:val="0"/>
          <w:iCs w:val="0"/>
          <w:color w:val="111111"/>
          <w:sz w:val="24"/>
          <w:highlight w:val="none"/>
          <w:u w:val="none"/>
        </w:rPr>
        <w:t xml:space="preserve">YAZYKOVYE SREDSTVA VOZDEYSTVIYA V REKLAMNOM DISKURSE</w:t>
      </w:r>
      <w:r>
        <w:rPr>
          <w:rFonts w:ascii="Times New Roman" w:hAnsi="Times New Roman" w:eastAsia="Times New Roman" w:cs="Times New Roman"/>
          <w:b w:val="0"/>
          <w:bCs w:val="0"/>
          <w:i w:val="0"/>
          <w:iCs w:val="0"/>
          <w:color w:val="111111"/>
          <w:sz w:val="24"/>
          <w:highlight w:val="none"/>
          <w:u w:val="none"/>
        </w:rPr>
        <w:t xml:space="preserve"> </w:t>
      </w:r>
      <w:r>
        <w:rPr>
          <w:rFonts w:ascii="Times New Roman" w:hAnsi="Times New Roman" w:eastAsia="Times New Roman" w:cs="Times New Roman"/>
          <w:b w:val="0"/>
          <w:bCs w:val="0"/>
          <w:i w:val="0"/>
          <w:iCs w:val="0"/>
          <w:color w:val="111111"/>
          <w:sz w:val="24"/>
          <w:highlight w:val="none"/>
          <w:u w:val="none"/>
        </w:rPr>
        <w:t xml:space="preserve">[LANGUAGE MEANS OF INFLUENCE IN ADVERTISING DISCOURSE]. </w:t>
      </w:r>
      <w:r>
        <w:rPr>
          <w:rFonts w:ascii="Times New Roman" w:hAnsi="Times New Roman" w:eastAsia="Times New Roman" w:cs="Times New Roman"/>
          <w:b w:val="0"/>
          <w:bCs w:val="0"/>
          <w:i/>
          <w:iCs/>
          <w:color w:val="111111"/>
          <w:sz w:val="24"/>
          <w:highlight w:val="none"/>
          <w:u w:val="none"/>
        </w:rPr>
        <w:t xml:space="preserve">Bulletin of Bashkir University, 26 (4), 1049-1056.</w:t>
      </w:r>
      <w:r>
        <w:rPr>
          <w:rFonts w:ascii="Times New Roman" w:hAnsi="Times New Roman" w:eastAsia="Times New Roman" w:cs="Times New Roman"/>
          <w:b w:val="0"/>
          <w:bCs w:val="0"/>
          <w:i/>
          <w:iCs/>
          <w:color w:val="111111"/>
          <w:sz w:val="24"/>
          <w:szCs w:val="24"/>
          <w:highlight w:val="none"/>
          <w:u w:val="none"/>
        </w:rPr>
      </w:r>
      <w:r>
        <w:rPr>
          <w:rFonts w:ascii="Times New Roman" w:hAnsi="Times New Roman" w:eastAsia="Times New Roman" w:cs="Times New Roman"/>
          <w:b w:val="0"/>
          <w:bCs w:val="0"/>
          <w:i/>
          <w:iCs/>
          <w:color w:val="111111"/>
          <w:sz w:val="24"/>
          <w:szCs w:val="24"/>
          <w:highlight w:val="none"/>
          <w:u w:val="none"/>
        </w:rPr>
      </w:r>
    </w:p>
    <w:p>
      <w:pPr>
        <w:ind w:left="0" w:right="0" w:hanging="720"/>
        <w:spacing w:before="0" w:after="0" w:line="480" w:lineRule="auto"/>
        <w:rPr>
          <w:b w:val="0"/>
          <w:bCs w:val="0"/>
          <w:i w:val="0"/>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b w:val="0"/>
          <w:bCs w:val="0"/>
          <w:i w:val="0"/>
          <w:iCs w:val="0"/>
          <w:color w:val="111111"/>
          <w:sz w:val="24"/>
          <w:highlight w:val="none"/>
          <w:u w:val="none"/>
        </w:rPr>
      </w:r>
      <w:r>
        <w:rPr>
          <w:rFonts w:ascii="Times New Roman" w:hAnsi="Times New Roman" w:eastAsia="Times New Roman" w:cs="Times New Roman"/>
          <w:b w:val="0"/>
          <w:bCs w:val="0"/>
          <w:i w:val="0"/>
          <w:iCs w:val="0"/>
          <w:color w:val="111111"/>
          <w:sz w:val="24"/>
          <w:highlight w:val="none"/>
          <w:u w:val="none"/>
        </w:rPr>
        <w:t xml:space="preserve">Samoylenko I.S., &amp; Mogutina M.E. (2024). </w:t>
      </w:r>
      <w:r>
        <w:rPr>
          <w:rFonts w:ascii="Times New Roman" w:hAnsi="Times New Roman" w:eastAsia="Times New Roman" w:cs="Times New Roman"/>
          <w:b w:val="0"/>
          <w:bCs w:val="0"/>
          <w:i w:val="0"/>
          <w:iCs w:val="0"/>
          <w:color w:val="111111"/>
          <w:sz w:val="24"/>
          <w:highlight w:val="none"/>
          <w:u w:val="none"/>
        </w:rPr>
        <w:t xml:space="preserve">Rol' tipografiki v formirovanii vizual'noy aidentiki brenda</w:t>
      </w:r>
      <w:r>
        <w:rPr>
          <w:rFonts w:ascii="Times New Roman" w:hAnsi="Times New Roman" w:eastAsia="Times New Roman" w:cs="Times New Roman"/>
          <w:b w:val="0"/>
          <w:bCs w:val="0"/>
          <w:i w:val="0"/>
          <w:iCs w:val="0"/>
          <w:color w:val="111111"/>
          <w:sz w:val="24"/>
          <w:highlight w:val="none"/>
          <w:u w:val="none"/>
        </w:rPr>
        <w:t xml:space="preserve">[The Role of Typography in Forming a Brand's Visual Identity]. </w:t>
      </w:r>
      <w:r>
        <w:rPr>
          <w:rFonts w:ascii="Times New Roman" w:hAnsi="Times New Roman" w:eastAsia="Times New Roman" w:cs="Times New Roman"/>
          <w:b w:val="0"/>
          <w:bCs w:val="0"/>
          <w:i/>
          <w:iCs/>
          <w:color w:val="111111"/>
          <w:sz w:val="24"/>
          <w:highlight w:val="none"/>
          <w:u w:val="none"/>
        </w:rPr>
        <w:t xml:space="preserve">KANT: Social Science &amp; Humanities, (2 (18)), 102-112.</w:t>
      </w:r>
      <w:r>
        <w:rPr>
          <w:rFonts w:ascii="Times New Roman" w:hAnsi="Times New Roman" w:eastAsia="Times New Roman" w:cs="Times New Roman"/>
          <w:b w:val="0"/>
          <w:bCs w:val="0"/>
          <w:i w:val="0"/>
          <w:iCs w:val="0"/>
          <w:color w:val="111111"/>
          <w:sz w:val="24"/>
          <w:highlight w:val="none"/>
          <w:u w:val="none"/>
        </w:rPr>
        <w:t xml:space="preserve"> </w:t>
      </w:r>
      <w:r>
        <w:rPr>
          <w:b w:val="0"/>
          <w:bCs w:val="0"/>
          <w:i w:val="0"/>
        </w:rPr>
      </w:r>
      <w:r>
        <w:rPr>
          <w:b w:val="0"/>
          <w:bCs w:val="0"/>
          <w:i w:val="0"/>
        </w:rPr>
      </w:r>
    </w:p>
    <w:p>
      <w:pPr>
        <w:ind w:left="0" w:right="0" w:hanging="720"/>
        <w:spacing w:before="0" w:after="0" w:line="480" w:lineRule="auto"/>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Savostkina, R. (2018). Sotsialnaya rol zhenschiny v sovetskom obshchestve v diskurse zhurnalov 'Rabotnitsa' i 'Krestyanka' v seredine 1920-kh godov [The social role of women in Soviet society in the discourse of the magazines "Rabotnitsa" and "Krestyanka" </w:t>
      </w:r>
      <w:r>
        <w:rPr>
          <w:rFonts w:ascii="Times New Roman" w:hAnsi="Times New Roman" w:eastAsia="Times New Roman" w:cs="Times New Roman"/>
          <w:color w:val="000000"/>
          <w:sz w:val="24"/>
          <w:u w:val="none"/>
        </w:rPr>
        <w:t xml:space="preserve">in the mid-1920s]. </w:t>
      </w:r>
      <w:r>
        <w:rPr>
          <w:rFonts w:ascii="Times New Roman" w:hAnsi="Times New Roman" w:eastAsia="Times New Roman" w:cs="Times New Roman"/>
          <w:i/>
          <w:color w:val="000000"/>
          <w:sz w:val="24"/>
          <w:u w:val="none"/>
        </w:rPr>
        <w:t xml:space="preserve">Bulletin of the Russian State University for the Humanities. Series: Political Science. History. International Relations</w:t>
      </w:r>
      <w:r>
        <w:rPr>
          <w:rFonts w:ascii="Times New Roman" w:hAnsi="Times New Roman" w:eastAsia="Times New Roman" w:cs="Times New Roman"/>
          <w:color w:val="000000"/>
          <w:sz w:val="24"/>
          <w:u w:val="none"/>
        </w:rPr>
        <w:t xml:space="preserve">, 4(14), 130–140.</w:t>
      </w: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Shakhovsky, V. I. (2013). </w:t>
      </w:r>
      <w:r>
        <w:rPr>
          <w:rFonts w:ascii="Times New Roman" w:hAnsi="Times New Roman" w:eastAsia="Times New Roman" w:cs="Times New Roman"/>
          <w:i/>
          <w:color w:val="000000"/>
          <w:sz w:val="24"/>
          <w:u w:val="none"/>
        </w:rPr>
        <w:t xml:space="preserve">Stilistika angliiskogo yazyka [Stylistics of the English language]. Stereotype Publishing House. Moscow: LIBROKOM Book House, 232.</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highlight w:val="none"/>
          <w:u w:val="none"/>
        </w:rPr>
      </w:r>
      <w:r>
        <w:rPr>
          <w:rFonts w:ascii="Times New Roman" w:hAnsi="Times New Roman" w:eastAsia="Times New Roman" w:cs="Times New Roman"/>
          <w:color w:val="000000"/>
          <w:sz w:val="24"/>
          <w:highlight w:val="white"/>
          <w:u w:val="none"/>
        </w:rPr>
        <w:t xml:space="preserve">Singh, N., &amp; Srivastava, S. K. (2011). Impact of Colors on the Psychology of Marketing — A Comprehensive Over View. </w:t>
      </w:r>
      <w:r>
        <w:rPr>
          <w:rFonts w:ascii="Times New Roman" w:hAnsi="Times New Roman" w:eastAsia="Times New Roman" w:cs="Times New Roman"/>
          <w:i/>
          <w:color w:val="000000"/>
          <w:sz w:val="24"/>
          <w:highlight w:val="white"/>
          <w:u w:val="none"/>
        </w:rPr>
        <w:t xml:space="preserve">Management and Labour Studies</w:t>
      </w:r>
      <w:r>
        <w:rPr>
          <w:rFonts w:ascii="Times New Roman" w:hAnsi="Times New Roman" w:eastAsia="Times New Roman" w:cs="Times New Roman"/>
          <w:color w:val="000000"/>
          <w:sz w:val="24"/>
          <w:highlight w:val="white"/>
          <w:u w:val="none"/>
        </w:rPr>
        <w:t xml:space="preserve">, </w:t>
      </w:r>
      <w:r>
        <w:rPr>
          <w:rFonts w:ascii="Times New Roman" w:hAnsi="Times New Roman" w:eastAsia="Times New Roman" w:cs="Times New Roman"/>
          <w:i/>
          <w:color w:val="000000"/>
          <w:sz w:val="24"/>
          <w:highlight w:val="white"/>
          <w:u w:val="none"/>
        </w:rPr>
        <w:t xml:space="preserve">36</w:t>
      </w:r>
      <w:r>
        <w:rPr>
          <w:rFonts w:ascii="Times New Roman" w:hAnsi="Times New Roman" w:eastAsia="Times New Roman" w:cs="Times New Roman"/>
          <w:color w:val="000000"/>
          <w:sz w:val="24"/>
          <w:highlight w:val="white"/>
          <w:u w:val="none"/>
        </w:rPr>
        <w:t xml:space="preserve">(2), 199-209. </w:t>
      </w:r>
      <w:hyperlink r:id="rId22" w:tooltip="https://doi.org/10.1177/0258042X1103600206" w:history="1">
        <w:r>
          <w:rPr>
            <w:rStyle w:val="858"/>
            <w:rFonts w:ascii="Times New Roman" w:hAnsi="Times New Roman" w:eastAsia="Times New Roman" w:cs="Times New Roman"/>
            <w:color w:val="000000"/>
            <w:sz w:val="24"/>
            <w:highlight w:val="white"/>
            <w:u w:val="single"/>
          </w:rPr>
          <w:t xml:space="preserve">https://doi.org/10.1177/0258042X1103600206</w:t>
        </w:r>
      </w:hyperlink>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i/>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highlight w:val="none"/>
          <w:u w:val="none"/>
        </w:rPr>
      </w:r>
      <w:r>
        <w:rPr>
          <w:rFonts w:ascii="Times New Roman" w:hAnsi="Times New Roman" w:eastAsia="Times New Roman" w:cs="Times New Roman"/>
          <w:color w:val="000000"/>
          <w:sz w:val="24"/>
        </w:rPr>
        <w:t xml:space="preserve">Support. (2024). Motivational Advertisements. </w:t>
      </w:r>
      <w:r>
        <w:rPr>
          <w:rFonts w:ascii="Times New Roman" w:hAnsi="Times New Roman" w:eastAsia="Times New Roman" w:cs="Times New Roman"/>
          <w:i/>
          <w:color w:val="000000"/>
          <w:sz w:val="24"/>
        </w:rPr>
        <w:t xml:space="preserve">Froggy Ads</w:t>
      </w:r>
      <w:r>
        <w:rPr>
          <w:rFonts w:ascii="Times New Roman" w:hAnsi="Times New Roman" w:eastAsia="Times New Roman" w:cs="Times New Roman"/>
          <w:color w:val="000000"/>
          <w:sz w:val="24"/>
        </w:rPr>
        <w:t xml:space="preserve">. </w:t>
      </w:r>
      <w:hyperlink r:id="rId23" w:tooltip="https://froggyads.com/blog/motivational-advertisements-2/" w:history="1">
        <w:r>
          <w:rPr>
            <w:rStyle w:val="858"/>
            <w:rFonts w:ascii="Times New Roman" w:hAnsi="Times New Roman" w:eastAsia="Times New Roman" w:cs="Times New Roman"/>
            <w:sz w:val="24"/>
          </w:rPr>
          <w:t xml:space="preserve">https://froggyads.com/blog/motivational-advertisements-2/</w:t>
        </w:r>
        <w:r>
          <w:rPr>
            <w:rStyle w:val="858"/>
            <w:rFonts w:ascii="Times New Roman" w:hAnsi="Times New Roman" w:eastAsia="Times New Roman" w:cs="Times New Roman"/>
            <w:bCs/>
            <w:i/>
            <w:sz w:val="24"/>
            <w:szCs w:val="24"/>
            <w:highlight w:val="none"/>
          </w:rPr>
        </w:r>
      </w:hyperlink>
      <w:r>
        <w:rPr>
          <w:rFonts w:ascii="Times New Roman" w:hAnsi="Times New Roman" w:eastAsia="Times New Roman" w:cs="Times New Roman"/>
          <w:bCs/>
          <w:i/>
          <w:color w:val="000000"/>
          <w:sz w:val="24"/>
          <w:szCs w:val="24"/>
          <w:highlight w:val="none"/>
          <w:u w:val="none"/>
        </w:rPr>
        <w:t xml:space="preserve"> </w:t>
      </w:r>
      <w:r>
        <w:rPr>
          <w:rFonts w:ascii="Times New Roman" w:hAnsi="Times New Roman" w:eastAsia="Times New Roman" w:cs="Times New Roman"/>
          <w:bCs/>
          <w:i/>
          <w:color w:val="000000"/>
          <w:sz w:val="24"/>
          <w:szCs w:val="24"/>
          <w:highlight w:val="none"/>
          <w:u w:val="none"/>
        </w:rPr>
      </w:r>
      <w:r>
        <w:rPr>
          <w:rFonts w:ascii="Times New Roman" w:hAnsi="Times New Roman" w:eastAsia="Times New Roman" w:cs="Times New Roman"/>
          <w:bCs/>
          <w:i/>
          <w:color w:val="000000"/>
          <w:sz w:val="24"/>
          <w:szCs w:val="24"/>
          <w:highlight w:val="none"/>
          <w:u w:val="none"/>
        </w:rPr>
      </w:r>
    </w:p>
    <w:p>
      <w:pPr>
        <w:ind w:left="0" w:right="0" w:hanging="720"/>
        <w:spacing w:before="0" w:after="0" w:line="480" w:lineRule="auto"/>
        <w:rPr>
          <w:rFonts w:ascii="Times New Roman" w:hAnsi="Times New Roman" w:eastAsia="Times New Roman" w:cs="Times New Roman"/>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t xml:space="preserve">Symonovich, Y. V. (2018). Plakat kak sredstvo sotsialnoi reklamy: ego znachenie i printsipy vyrazitelnosti</w:t>
      </w:r>
      <w:r>
        <w:rPr>
          <w:rFonts w:ascii="Liberation Sans" w:hAnsi="Liberation Sans" w:eastAsia="Liberation Sans" w:cs="Liberation Sans"/>
          <w:color w:val="000000"/>
          <w:sz w:val="24"/>
          <w:u w:val="none"/>
        </w:rPr>
        <w:t xml:space="preserve"> [</w:t>
      </w:r>
      <w:r>
        <w:rPr>
          <w:rFonts w:ascii="Times New Roman" w:hAnsi="Times New Roman" w:eastAsia="Times New Roman" w:cs="Times New Roman"/>
          <w:color w:val="000000"/>
          <w:sz w:val="24"/>
          <w:u w:val="none"/>
        </w:rPr>
        <w:t xml:space="preserve">Poster as a means of social advertising: Its meaning and principles of expressiveness]. </w:t>
      </w:r>
      <w:r>
        <w:rPr>
          <w:rFonts w:ascii="Times New Roman" w:hAnsi="Times New Roman" w:eastAsia="Times New Roman" w:cs="Times New Roman"/>
          <w:i/>
          <w:color w:val="000000"/>
          <w:sz w:val="24"/>
          <w:u w:val="none"/>
        </w:rPr>
        <w:t xml:space="preserve">Proceedings of BSTU. Series 4: Print and Media Technologies</w:t>
      </w:r>
      <w:r>
        <w:rPr>
          <w:rFonts w:ascii="Times New Roman" w:hAnsi="Times New Roman" w:eastAsia="Times New Roman" w:cs="Times New Roman"/>
          <w:color w:val="000000"/>
          <w:sz w:val="24"/>
          <w:u w:val="none"/>
        </w:rPr>
        <w:t xml:space="preserve">, 1 (207), 120–124.</w:t>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pPr>
        <w:ind w:left="0" w:right="0" w:hanging="720"/>
        <w:spacing w:before="0" w:after="0" w:line="480" w:lineRule="auto"/>
        <w:rPr>
          <w:rFonts w:ascii="Times New Roman" w:hAnsi="Times New Roman" w:eastAsia="Times New Roman" w:cs="Times New Roman"/>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none"/>
          <w:u w:val="none"/>
        </w:rPr>
      </w:r>
      <w:r>
        <w:rPr>
          <w:rFonts w:ascii="Times New Roman" w:hAnsi="Times New Roman" w:eastAsia="Times New Roman" w:cs="Times New Roman"/>
          <w:color w:val="000000"/>
          <w:sz w:val="24"/>
          <w:highlight w:val="none"/>
          <w:u w:val="none"/>
        </w:rPr>
        <w:t xml:space="preserve">Teterina, E. A., &amp; Petrova, A. Y. (2014). </w:t>
      </w:r>
      <w:r>
        <w:rPr>
          <w:rFonts w:ascii="Times New Roman" w:hAnsi="Times New Roman" w:eastAsia="Times New Roman" w:cs="Times New Roman"/>
          <w:color w:val="000000"/>
          <w:sz w:val="24"/>
          <w:highlight w:val="none"/>
          <w:u w:val="none"/>
        </w:rPr>
        <w:t xml:space="preserve">Spetsifika reklamy v sfere uslug </w:t>
      </w:r>
      <w:r>
        <w:rPr>
          <w:rFonts w:ascii="Times New Roman" w:hAnsi="Times New Roman" w:eastAsia="Times New Roman" w:cs="Times New Roman"/>
          <w:color w:val="000000"/>
          <w:sz w:val="24"/>
          <w:highlight w:val="none"/>
          <w:u w:val="none"/>
        </w:rPr>
        <w:t xml:space="preserve">[The specifics of advertising in the service sector]. </w:t>
      </w:r>
      <w:r>
        <w:rPr>
          <w:rFonts w:ascii="Times New Roman" w:hAnsi="Times New Roman" w:eastAsia="Times New Roman" w:cs="Times New Roman"/>
          <w:i/>
          <w:iCs/>
          <w:color w:val="000000"/>
          <w:sz w:val="24"/>
          <w:highlight w:val="none"/>
          <w:u w:val="none"/>
        </w:rPr>
        <w:t xml:space="preserve">Science. Society. The State, (1).</w:t>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pPr>
        <w:ind w:left="0" w:right="0" w:hanging="720"/>
        <w:spacing w:before="0" w:after="0" w:line="480" w:lineRule="auto"/>
        <w:rPr>
          <w:rFonts w:ascii="Times New Roman" w:hAnsi="Times New Roman" w:eastAsia="Times New Roman" w:cs="Times New Roman"/>
          <w:i/>
          <w:iCs/>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none"/>
          <w:u w:val="none"/>
        </w:rPr>
      </w:r>
      <w:r>
        <w:rPr>
          <w:rFonts w:ascii="Times New Roman" w:hAnsi="Times New Roman" w:eastAsia="Times New Roman" w:cs="Times New Roman"/>
          <w:color w:val="000000"/>
          <w:sz w:val="24"/>
          <w:u w:val="none"/>
        </w:rPr>
        <w:t xml:space="preserve">Tomilin, K. V. (2010). Social advertising. </w:t>
      </w:r>
      <w:r>
        <w:rPr>
          <w:rFonts w:ascii="Times New Roman" w:hAnsi="Times New Roman" w:eastAsia="Times New Roman" w:cs="Times New Roman"/>
          <w:i/>
          <w:iCs/>
          <w:color w:val="000000"/>
          <w:sz w:val="24"/>
          <w:u w:val="none"/>
        </w:rPr>
        <w:t xml:space="preserve">Current Trends in Economics and Management: a New Perspective, (5-1), 123-129.</w:t>
      </w:r>
      <w:r>
        <w:rPr>
          <w:rFonts w:ascii="Times New Roman" w:hAnsi="Times New Roman" w:eastAsia="Times New Roman" w:cs="Times New Roman"/>
          <w:i/>
          <w:iCs/>
          <w:color w:val="000000"/>
          <w:sz w:val="24"/>
          <w:szCs w:val="24"/>
          <w:u w:val="none"/>
        </w:rPr>
      </w:r>
      <w:r>
        <w:rPr>
          <w:rFonts w:ascii="Times New Roman" w:hAnsi="Times New Roman" w:eastAsia="Times New Roman" w:cs="Times New Roman"/>
          <w:i/>
          <w:iCs/>
          <w:color w:val="000000"/>
          <w:sz w:val="24"/>
          <w:szCs w:val="24"/>
          <w:u w:val="none"/>
        </w:rPr>
      </w:r>
    </w:p>
    <w:p>
      <w:pPr>
        <w:ind w:left="0" w:right="0" w:hanging="720"/>
        <w:spacing w:before="0" w:after="0" w:line="480" w:lineRule="auto"/>
        <w:rPr>
          <w:rFonts w:ascii="Times New Roman" w:hAnsi="Times New Roman" w:eastAsia="Times New Roman" w:cs="Times New Roman"/>
          <w:bCs w:val="0"/>
          <w:i w:val="0"/>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val="0"/>
          <w:iCs w:val="0"/>
          <w:color w:val="000000"/>
          <w:sz w:val="24"/>
          <w:highlight w:val="none"/>
        </w:rPr>
      </w:r>
      <w:r>
        <w:rPr>
          <w:rFonts w:ascii="Times New Roman" w:hAnsi="Times New Roman" w:eastAsia="Times New Roman" w:cs="Times New Roman"/>
          <w:i w:val="0"/>
          <w:iCs w:val="0"/>
          <w:color w:val="000000"/>
          <w:sz w:val="24"/>
          <w:highlight w:val="none"/>
        </w:rPr>
        <w:t xml:space="preserve">Vainer, V. L., &amp; Gladkikh, N. Y. (2012). </w:t>
      </w:r>
      <w:r>
        <w:rPr>
          <w:rFonts w:ascii="Times New Roman" w:hAnsi="Times New Roman" w:eastAsia="Times New Roman" w:cs="Times New Roman"/>
          <w:i/>
          <w:iCs/>
          <w:color w:val="000000"/>
          <w:sz w:val="24"/>
          <w:u w:val="none"/>
        </w:rPr>
        <w:t xml:space="preserve">NEKOMMERTCHESKIE ORGANIZATSII: EFFEKTIVNAYA SOTSIAL'NAYA REKLAMA. Printsipy razrabotki effektivnoy sotsial'noy reklamy, spetsifika realizatsii reklamnykh kampaniy, otsenka effektivnosti, pravovye aspekty, keys i primery</w:t>
      </w:r>
      <w:r>
        <w:rPr>
          <w:rFonts w:ascii="Times New Roman" w:hAnsi="Times New Roman" w:eastAsia="Times New Roman" w:cs="Times New Roman"/>
          <w:i/>
          <w:iCs/>
          <w:color w:val="000000"/>
          <w:sz w:val="24"/>
          <w:highlight w:val="none"/>
        </w:rPr>
        <w:t xml:space="preserve"> [NON-PROFIT ORGANIZATIONS: EFFECTIVE SOCIAL ADVERTISING. Principles of developing effective social advertising, specifics of implementing advertising campaigns, evaluating effectiveness, legal aspects, cases and examp</w:t>
      </w:r>
      <w:r>
        <w:rPr>
          <w:rFonts w:ascii="Times New Roman" w:hAnsi="Times New Roman" w:eastAsia="Times New Roman" w:cs="Times New Roman"/>
          <w:i/>
          <w:iCs/>
          <w:color w:val="000000"/>
          <w:sz w:val="24"/>
          <w:highlight w:val="none"/>
        </w:rPr>
        <w:t xml:space="preserve">les] </w:t>
      </w:r>
      <w:r>
        <w:rPr>
          <w:rFonts w:ascii="Times New Roman" w:hAnsi="Times New Roman" w:eastAsia="Times New Roman" w:cs="Times New Roman"/>
          <w:i w:val="0"/>
          <w:iCs w:val="0"/>
          <w:color w:val="000000"/>
          <w:sz w:val="24"/>
          <w:highlight w:val="none"/>
        </w:rPr>
        <w:t xml:space="preserve">(P. Yu. Gamolsky, Ed.). ZAO “Book and Business.”</w:t>
      </w:r>
      <w:r>
        <w:rPr>
          <w:rFonts w:ascii="Times New Roman" w:hAnsi="Times New Roman" w:eastAsia="Times New Roman" w:cs="Times New Roman"/>
          <w:bCs w:val="0"/>
          <w:i w:val="0"/>
          <w:color w:val="000000"/>
          <w:sz w:val="24"/>
          <w:szCs w:val="24"/>
          <w:highlight w:val="none"/>
          <w:u w:val="none"/>
        </w:rPr>
      </w:r>
      <w:r>
        <w:rPr>
          <w:rFonts w:ascii="Times New Roman" w:hAnsi="Times New Roman" w:eastAsia="Times New Roman" w:cs="Times New Roman"/>
          <w:bCs w:val="0"/>
          <w:i w:val="0"/>
          <w:color w:val="000000"/>
          <w:sz w:val="24"/>
          <w:szCs w:val="24"/>
          <w:highlight w:val="none"/>
          <w:u w:val="none"/>
        </w:rPr>
      </w:r>
    </w:p>
    <w:p>
      <w:pPr>
        <w:ind w:left="0" w:right="0" w:hanging="720"/>
        <w:spacing w:before="0" w:after="0" w:line="480" w:lineRule="auto"/>
        <w:rPr>
          <w:rFonts w:ascii="Times New Roman" w:hAnsi="Times New Roman" w:eastAsia="Times New Roman" w:cs="Times New Roman"/>
          <w:bCs/>
          <w:i/>
          <w:color w:val="000000"/>
          <w:sz w:val="24"/>
          <w:szCs w:val="24"/>
          <w:highlight w:val="whit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white"/>
          <w:u w:val="none"/>
        </w:rPr>
        <w:t xml:space="preserve">Vasiloaia, M. (2017). Linguistic Features of the Language of Advertising. </w:t>
      </w:r>
      <w:r>
        <w:rPr>
          <w:rFonts w:ascii="Times New Roman" w:hAnsi="Times New Roman" w:eastAsia="Times New Roman" w:cs="Times New Roman"/>
          <w:i/>
          <w:color w:val="000000"/>
          <w:sz w:val="24"/>
          <w:highlight w:val="white"/>
          <w:u w:val="none"/>
        </w:rPr>
        <w:t xml:space="preserve">George Bacovia University, 2017. 5 pp.</w:t>
      </w:r>
      <w:r>
        <w:rPr>
          <w:rFonts w:ascii="Times New Roman" w:hAnsi="Times New Roman" w:eastAsia="Times New Roman" w:cs="Times New Roman"/>
          <w:bCs/>
          <w:i/>
          <w:color w:val="000000"/>
          <w:sz w:val="24"/>
          <w:szCs w:val="24"/>
          <w:highlight w:val="white"/>
          <w:u w:val="none"/>
        </w:rPr>
      </w:r>
      <w:r>
        <w:rPr>
          <w:rFonts w:ascii="Times New Roman" w:hAnsi="Times New Roman" w:eastAsia="Times New Roman" w:cs="Times New Roman"/>
          <w:bCs/>
          <w:i/>
          <w:color w:val="000000"/>
          <w:sz w:val="24"/>
          <w:szCs w:val="24"/>
          <w:highlight w:val="white"/>
          <w:u w:val="none"/>
        </w:rPr>
      </w:r>
    </w:p>
    <w:p>
      <w:pPr>
        <w:ind w:left="0" w:right="0" w:hanging="720"/>
        <w:spacing w:before="0" w:after="0" w:line="480" w:lineRule="auto"/>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szCs w:val="24"/>
          <w:highlight w:val="white"/>
          <w:u w:val="none"/>
        </w:rPr>
      </w:r>
      <w:r>
        <w:rPr>
          <w:rFonts w:ascii="Times New Roman" w:hAnsi="Times New Roman" w:eastAsia="Times New Roman" w:cs="Times New Roman"/>
          <w:color w:val="000000"/>
          <w:sz w:val="24"/>
          <w:szCs w:val="24"/>
          <w:highlight w:val="white"/>
        </w:rPr>
        <w:t xml:space="preserve">Van Dijk T. A. (1997). </w:t>
      </w:r>
      <w:r>
        <w:rPr>
          <w:rFonts w:ascii="Times New Roman" w:hAnsi="Times New Roman" w:eastAsia="Times New Roman" w:cs="Times New Roman"/>
          <w:i/>
          <w:iCs/>
          <w:color w:val="000000"/>
          <w:sz w:val="24"/>
          <w:szCs w:val="24"/>
          <w:highlight w:val="white"/>
        </w:rPr>
        <w:t xml:space="preserve">Discourse as structure and process</w:t>
      </w:r>
      <w:r>
        <w:rPr>
          <w:rFonts w:ascii="Times New Roman" w:hAnsi="Times New Roman" w:eastAsia="Times New Roman" w:cs="Times New Roman"/>
          <w:color w:val="000000"/>
          <w:sz w:val="24"/>
          <w:szCs w:val="24"/>
          <w:highlight w:val="white"/>
        </w:rPr>
        <w:t xml:space="preserve">. Sage. Т. 1.</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hanging="720"/>
        <w:spacing w:before="0" w:after="0" w:line="480" w:lineRule="auto"/>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highlight w:val="white"/>
          <w:u w:val="none"/>
        </w:rPr>
        <w:t xml:space="preserve">Van Leeuwen, T. (2005). </w:t>
      </w:r>
      <w:r>
        <w:rPr>
          <w:rFonts w:ascii="Times New Roman" w:hAnsi="Times New Roman" w:eastAsia="Times New Roman" w:cs="Times New Roman"/>
          <w:i/>
          <w:iCs/>
          <w:color w:val="000000"/>
          <w:sz w:val="24"/>
          <w:highlight w:val="white"/>
          <w:u w:val="none"/>
        </w:rPr>
        <w:t xml:space="preserve">Introducing Social Semiotics.</w:t>
      </w:r>
      <w:r>
        <w:rPr>
          <w:rFonts w:ascii="Times New Roman" w:hAnsi="Times New Roman" w:eastAsia="Times New Roman" w:cs="Times New Roman"/>
          <w:color w:val="000000"/>
          <w:sz w:val="24"/>
          <w:highlight w:val="white"/>
          <w:u w:val="none"/>
        </w:rPr>
        <w:t xml:space="preserve"> London/New York: Routledge.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hanging="720"/>
        <w:spacing w:before="0" w:after="0" w:line="480" w:lineRule="auto"/>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Veklich, V. Yu., &amp; Krasnoperova, Yu. V. (2021). </w:t>
      </w:r>
      <w:r>
        <w:rPr>
          <w:rFonts w:ascii="Times New Roman" w:hAnsi="Times New Roman" w:eastAsia="Times New Roman" w:cs="Times New Roman"/>
          <w:color w:val="000000"/>
          <w:sz w:val="24"/>
          <w:szCs w:val="24"/>
          <w:highlight w:val="none"/>
        </w:rPr>
        <w:t xml:space="preserve">Funktsionirovanie stilisticheskikh priemov v sotsial'noy reklame</w:t>
      </w:r>
      <w:r>
        <w:rPr>
          <w:rFonts w:ascii="Times New Roman" w:hAnsi="Times New Roman" w:eastAsia="Times New Roman" w:cs="Times New Roman"/>
          <w:color w:val="000000"/>
          <w:sz w:val="24"/>
          <w:szCs w:val="24"/>
          <w:highlight w:val="none"/>
        </w:rPr>
        <w:t xml:space="preserve"> [The functioning of stylistic techniques in social advertising]. </w:t>
      </w:r>
      <w:r>
        <w:rPr>
          <w:rFonts w:ascii="Times New Roman" w:hAnsi="Times New Roman" w:eastAsia="Times New Roman" w:cs="Times New Roman"/>
          <w:i/>
          <w:iCs/>
          <w:color w:val="000000"/>
          <w:sz w:val="24"/>
          <w:szCs w:val="24"/>
          <w:highlight w:val="none"/>
        </w:rPr>
        <w:t xml:space="preserve">Amur Scientific Bulletin</w:t>
      </w:r>
      <w:r>
        <w:rPr>
          <w:rFonts w:ascii="Times New Roman" w:hAnsi="Times New Roman" w:eastAsia="Times New Roman" w:cs="Times New Roman"/>
          <w:color w:val="000000"/>
          <w:sz w:val="24"/>
          <w:szCs w:val="24"/>
          <w:highlight w:val="none"/>
        </w:rPr>
        <w:t xml:space="preserve">, (4), 26.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ind w:left="0" w:right="0" w:hanging="720"/>
        <w:jc w:val="left"/>
        <w:spacing w:before="0" w:after="0" w:line="480" w:lineRule="auto"/>
        <w:rPr>
          <w:rFonts w:ascii="Times New Roman" w:hAnsi="Times New Roman" w:eastAsia="Times New Roman" w:cs="Times New Roman"/>
          <w:i/>
          <w:iCs/>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i/>
          <w:color w:val="000000"/>
          <w:sz w:val="24"/>
          <w:highlight w:val="none"/>
          <w:u w:val="none"/>
        </w:rPr>
      </w:r>
      <w:r>
        <w:rPr>
          <w:rFonts w:ascii="Times New Roman" w:hAnsi="Times New Roman" w:eastAsia="Times New Roman" w:cs="Times New Roman"/>
          <w:color w:val="000000"/>
          <w:sz w:val="24"/>
          <w:u w:val="none"/>
        </w:rPr>
        <w:t xml:space="preserve">Yakovleva, L. (2008). Spanish and Russian Philosophical Traditions. </w:t>
      </w:r>
      <w:r>
        <w:rPr>
          <w:rFonts w:ascii="Times New Roman" w:hAnsi="Times New Roman" w:eastAsia="Times New Roman" w:cs="Times New Roman"/>
          <w:i/>
          <w:iCs/>
          <w:color w:val="000000"/>
          <w:sz w:val="24"/>
          <w:u w:val="none"/>
        </w:rPr>
        <w:t xml:space="preserve">Proceedings of the Xxii World Congress of Philosophy, (8), 319-325.</w:t>
      </w:r>
      <w:r>
        <w:rPr>
          <w:rFonts w:ascii="Times New Roman" w:hAnsi="Times New Roman" w:eastAsia="Times New Roman" w:cs="Times New Roman"/>
          <w:i/>
          <w:iCs/>
          <w:color w:val="000000"/>
          <w:sz w:val="24"/>
          <w:szCs w:val="24"/>
          <w:u w:val="none"/>
        </w:rPr>
      </w:r>
      <w:r>
        <w:rPr>
          <w:rFonts w:ascii="Times New Roman" w:hAnsi="Times New Roman" w:eastAsia="Times New Roman" w:cs="Times New Roman"/>
          <w:i/>
          <w:iCs/>
          <w:color w:val="000000"/>
          <w:sz w:val="24"/>
          <w:szCs w:val="24"/>
          <w:u w:val="none"/>
        </w:rPr>
      </w:r>
    </w:p>
    <w:p>
      <w:pPr>
        <w:ind w:left="0" w:right="0" w:hanging="720"/>
        <w:jc w:val="left"/>
        <w:spacing w:before="0" w:after="0" w:line="480" w:lineRule="auto"/>
        <w:rPr>
          <w:rFonts w:ascii="Times New Roman" w:hAnsi="Times New Roman" w:eastAsia="Times New Roman" w:cs="Times New Roman"/>
          <w:color w:val="000000"/>
          <w:sz w:val="24"/>
          <w:szCs w:val="24"/>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u w:val="none"/>
        </w:rPr>
      </w:r>
      <w:r>
        <w:rPr>
          <w:rFonts w:ascii="Times New Roman" w:hAnsi="Times New Roman" w:eastAsia="Times New Roman" w:cs="Times New Roman"/>
          <w:color w:val="000000"/>
          <w:sz w:val="24"/>
          <w:highlight w:val="white"/>
          <w:u w:val="none"/>
        </w:rPr>
        <w:t xml:space="preserve">Zaslavskaya T. I. (1997). </w:t>
      </w:r>
      <w:r>
        <w:rPr>
          <w:rFonts w:ascii="Times New Roman" w:hAnsi="Times New Roman" w:eastAsia="Times New Roman" w:cs="Times New Roman"/>
          <w:color w:val="000000"/>
          <w:sz w:val="24"/>
          <w:u w:val="none"/>
        </w:rPr>
        <w:t xml:space="preserve">Rossiyskoye obshchestvo na sotsial'nom izlome: vzglyad iznutri</w:t>
      </w:r>
      <w:r>
        <w:rPr>
          <w:rFonts w:ascii="Times New Roman" w:hAnsi="Times New Roman" w:eastAsia="Times New Roman" w:cs="Times New Roman"/>
          <w:color w:val="000000"/>
          <w:sz w:val="24"/>
          <w:szCs w:val="24"/>
          <w:u w:val="none"/>
        </w:rPr>
      </w:r>
      <w:r>
        <w:rPr>
          <w:rFonts w:ascii="Times New Roman" w:hAnsi="Times New Roman" w:eastAsia="Times New Roman" w:cs="Times New Roman"/>
          <w:color w:val="000000"/>
          <w:sz w:val="24"/>
          <w:szCs w:val="24"/>
          <w:u w:val="none"/>
        </w:rPr>
      </w:r>
    </w:p>
    <w:p>
      <w:pPr>
        <w:ind w:left="0" w:right="0" w:firstLine="0"/>
        <w:jc w:val="left"/>
        <w:spacing w:before="0" w:after="0" w:line="480" w:lineRule="auto"/>
        <w:rPr>
          <w:rFonts w:ascii="Times New Roman" w:hAnsi="Times New Roman" w:eastAsia="Times New Roman" w:cs="Times New Roman"/>
          <w:i/>
          <w:iCs/>
          <w:color w:val="000000"/>
          <w:sz w:val="24"/>
          <w:szCs w:val="24"/>
          <w:highlight w:val="none"/>
          <w:u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highlight w:val="white"/>
          <w:u w:val="none"/>
        </w:rPr>
        <w:t xml:space="preserve">[Russian society at a Social Turning point: a look from the Inside]. </w:t>
      </w:r>
      <w:r>
        <w:rPr>
          <w:rFonts w:ascii="Times New Roman" w:hAnsi="Times New Roman" w:eastAsia="Times New Roman" w:cs="Times New Roman"/>
          <w:i/>
          <w:iCs/>
          <w:color w:val="000000"/>
          <w:sz w:val="24"/>
          <w:highlight w:val="white"/>
          <w:u w:val="none"/>
        </w:rPr>
        <w:t xml:space="preserve">Moscow. Higher School of Social and Economic Sciences, 298, 22</w:t>
      </w:r>
      <w:r>
        <w:rPr>
          <w:rFonts w:ascii="Times New Roman" w:hAnsi="Times New Roman" w:eastAsia="Times New Roman" w:cs="Times New Roman"/>
          <w:i/>
          <w:iCs/>
          <w:color w:val="000000"/>
          <w:sz w:val="24"/>
          <w:u w:val="none"/>
        </w:rPr>
        <w:t xml:space="preserve">.</w:t>
      </w:r>
      <w:r>
        <w:rPr>
          <w:rFonts w:ascii="Times New Roman" w:hAnsi="Times New Roman" w:eastAsia="Times New Roman" w:cs="Times New Roman"/>
          <w:i/>
          <w:iCs/>
          <w:color w:val="000000"/>
          <w:sz w:val="24"/>
          <w:szCs w:val="24"/>
          <w:highlight w:val="none"/>
          <w:u w:val="none"/>
        </w:rPr>
      </w:r>
      <w:r>
        <w:rPr>
          <w:rFonts w:ascii="Times New Roman" w:hAnsi="Times New Roman" w:eastAsia="Times New Roman" w:cs="Times New Roman"/>
          <w:i/>
          <w:iCs/>
          <w:color w:val="000000"/>
          <w:sz w:val="24"/>
          <w:szCs w:val="24"/>
          <w:highlight w:val="none"/>
          <w:u w:val="none"/>
        </w:rPr>
      </w:r>
    </w:p>
    <w:p>
      <w:pPr>
        <w:ind w:left="0" w:right="0" w:hanging="720"/>
        <w:spacing w:before="0" w:after="0" w:line="480" w:lineRule="auto"/>
        <w:rPr>
          <w:rFonts w:ascii="Times New Roman" w:hAnsi="Times New Roman" w:eastAsia="Times New Roman" w:cs="Times New Roman"/>
          <w:color w:val="000000"/>
          <w:sz w:val="24"/>
          <w:szCs w:val="24"/>
          <w:highlight w:val="non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u w:val="none"/>
        </w:rPr>
        <w:t xml:space="preserve">Zvada, O. V., &amp; Kuznetsova, L. V. (2019). On the features of the discourse of social advertising [</w:t>
      </w:r>
      <w:r>
        <w:rPr>
          <w:rFonts w:ascii="Times New Roman" w:hAnsi="Times New Roman" w:eastAsia="Times New Roman" w:cs="Times New Roman"/>
          <w:color w:val="000000"/>
          <w:sz w:val="24"/>
          <w:u w:val="none"/>
        </w:rPr>
        <w:t xml:space="preserve">К voprosu ob osobennostyakh diskursa sotsial'noy reklamy]</w:t>
      </w:r>
      <w:r>
        <w:rPr>
          <w:rFonts w:ascii="Times New Roman" w:hAnsi="Times New Roman" w:eastAsia="Times New Roman" w:cs="Times New Roman"/>
          <w:color w:val="000000"/>
          <w:sz w:val="24"/>
          <w:u w:val="none"/>
        </w:rPr>
        <w:t xml:space="preserve">. </w:t>
      </w:r>
      <w:r>
        <w:rPr>
          <w:rFonts w:ascii="Times New Roman" w:hAnsi="Times New Roman" w:eastAsia="Times New Roman" w:cs="Times New Roman"/>
          <w:i/>
          <w:iCs/>
          <w:color w:val="000000"/>
          <w:sz w:val="24"/>
          <w:u w:val="none"/>
        </w:rPr>
        <w:t xml:space="preserve">Bulletin of the Volga University named after V. N. Tatishchev</w:t>
      </w:r>
      <w:r>
        <w:rPr>
          <w:rFonts w:ascii="Times New Roman" w:hAnsi="Times New Roman" w:eastAsia="Times New Roman" w:cs="Times New Roman"/>
          <w:color w:val="000000"/>
          <w:sz w:val="24"/>
          <w:u w:val="none"/>
        </w:rPr>
        <w:t xml:space="preserve">, 1 (1), 39-46.</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pPr>
        <w:rPr>
          <w14:ligatures w14:val="none"/>
        </w:rPr>
      </w:pPr>
      <w:r>
        <w:rPr>
          <w14:ligatures w14:val="none"/>
        </w:rPr>
      </w:r>
      <w:r>
        <w:rPr>
          <w14:ligatures w14:val="none"/>
        </w:rPr>
      </w:r>
      <w:r>
        <w:rPr>
          <w14:ligatures w14:val="none"/>
        </w:rPr>
      </w:r>
    </w:p>
    <w:p>
      <w:pPr>
        <w:jc w:val="left"/>
        <w:rPr>
          <w:b/>
          <w:bCs/>
          <w:highlight w:val="none"/>
          <w14:ligatures w14:val="none"/>
        </w:rPr>
      </w:pPr>
      <w:r>
        <w:rPr>
          <w:b/>
          <w:bCs/>
          <w:highlight w:val="none"/>
          <w14:ligatures w14:val="none"/>
        </w:rPr>
      </w:r>
      <w:r>
        <w:rPr>
          <w:b/>
          <w:bCs/>
          <w:highlight w:val="none"/>
          <w14:ligatures w14:val="none"/>
        </w:rPr>
      </w:r>
      <w:r>
        <w:rPr>
          <w:b/>
          <w:bCs/>
          <w:highlight w:val="none"/>
          <w14:ligatures w14:val="none"/>
        </w:rPr>
      </w:r>
    </w:p>
    <w:p>
      <w:pPr>
        <w:jc w:val="left"/>
        <w:rPr>
          <w:rFonts w:ascii="Times New Roman" w:hAnsi="Times New Roman" w:eastAsia="Times New Roman" w:cs="Times New Roman"/>
          <w:b/>
          <w:bCs/>
          <w:color w:val="000000"/>
          <w:sz w:val="24"/>
          <w:szCs w:val="24"/>
          <w:highlight w:val="none"/>
          <w:u w:val="none"/>
          <w14:ligatures w14:val="none"/>
        </w:rPr>
      </w:pPr>
      <w:r>
        <w:rPr>
          <w:rFonts w:ascii="Times New Roman" w:hAnsi="Times New Roman" w:eastAsia="Times New Roman" w:cs="Times New Roman"/>
          <w:b/>
          <w:color w:val="000000"/>
          <w:sz w:val="24"/>
          <w:highlight w:val="none"/>
          <w:u w:val="none"/>
        </w:rPr>
      </w:r>
      <w:r>
        <w:rPr>
          <w:rFonts w:ascii="Times New Roman" w:hAnsi="Times New Roman" w:eastAsia="Times New Roman" w:cs="Times New Roman"/>
          <w:b/>
          <w:color w:val="000000"/>
          <w:sz w:val="24"/>
          <w:highlight w:val="none"/>
          <w:u w:val="none"/>
        </w:rPr>
      </w:r>
    </w:p>
    <w:p>
      <w:pPr>
        <w:jc w:val="center"/>
        <w:rPr>
          <w:rFonts w:ascii="Times New Roman" w:hAnsi="Times New Roman" w:eastAsia="Times New Roman" w:cs="Times New Roman"/>
          <w:b/>
          <w:bCs/>
          <w:color w:val="000000"/>
          <w:sz w:val="24"/>
          <w:szCs w:val="24"/>
          <w:highlight w:val="none"/>
          <w:u w:val="none"/>
          <w14:ligatures w14:val="none"/>
        </w:rPr>
      </w:pPr>
      <w:r>
        <w:rPr>
          <w:b/>
          <w:bCs/>
          <w:highlight w:val="none"/>
          <w14:ligatures w14:val="none"/>
        </w:rPr>
      </w:r>
      <w:r>
        <w:rPr>
          <w:rFonts w:ascii="Times New Roman" w:hAnsi="Times New Roman" w:eastAsia="Times New Roman" w:cs="Times New Roman"/>
          <w:b/>
          <w:color w:val="000000"/>
          <w:sz w:val="24"/>
          <w:u w:val="none"/>
        </w:rPr>
        <w:t xml:space="preserve">Appendix</w:t>
      </w:r>
      <w:r>
        <w:rPr>
          <w:rFonts w:ascii="Times New Roman" w:hAnsi="Times New Roman" w:eastAsia="Times New Roman" w:cs="Times New Roman"/>
          <w:b/>
          <w:bCs/>
          <w:color w:val="000000"/>
          <w:sz w:val="24"/>
          <w:szCs w:val="24"/>
          <w:highlight w:val="none"/>
          <w:u w:val="none"/>
          <w14:ligatures w14:val="none"/>
        </w:rPr>
      </w:r>
      <w:r>
        <w:rPr>
          <w:rFonts w:ascii="Times New Roman" w:hAnsi="Times New Roman" w:eastAsia="Times New Roman" w:cs="Times New Roman"/>
          <w:b/>
          <w:bCs/>
          <w:color w:val="000000"/>
          <w:sz w:val="24"/>
          <w:szCs w:val="24"/>
          <w:highlight w:val="none"/>
          <w:u w:val="none"/>
          <w14:ligatures w14:val="none"/>
        </w:rPr>
      </w:r>
    </w:p>
    <w:p>
      <w:pPr>
        <w:jc w:val="center"/>
        <w:rPr>
          <w:rFonts w:ascii="Times New Roman" w:hAnsi="Times New Roman" w:eastAsia="Times New Roman" w:cs="Times New Roman"/>
          <w:b/>
          <w:bCs/>
          <w:color w:val="000000"/>
          <w:sz w:val="24"/>
          <w:szCs w:val="24"/>
          <w:highlight w:val="none"/>
          <w:u w:val="none"/>
          <w14:ligatures w14:val="none"/>
        </w:rPr>
      </w:pPr>
      <w:r>
        <w:rPr>
          <w:rFonts w:ascii="Times New Roman" w:hAnsi="Times New Roman" w:eastAsia="Times New Roman" w:cs="Times New Roman"/>
          <w:b/>
          <w:color w:val="000000"/>
          <w:sz w:val="24"/>
          <w:highlight w:val="none"/>
          <w:u w:val="none"/>
        </w:rPr>
        <w:t xml:space="preserve">The Soviet, Russian and Spanish advertising posters of the 1930s and 2020s</w:t>
      </w:r>
      <w:r>
        <w:rPr>
          <w:rFonts w:ascii="Times New Roman" w:hAnsi="Times New Roman" w:eastAsia="Times New Roman" w:cs="Times New Roman"/>
          <w:b/>
          <w:bCs/>
          <w:color w:val="000000"/>
          <w:sz w:val="24"/>
          <w:szCs w:val="24"/>
          <w:highlight w:val="none"/>
          <w:u w:val="none"/>
          <w14:ligatures w14:val="none"/>
        </w:rPr>
      </w:r>
      <w:r>
        <w:rPr>
          <w:rFonts w:ascii="Times New Roman" w:hAnsi="Times New Roman" w:eastAsia="Times New Roman" w:cs="Times New Roman"/>
          <w:b/>
          <w:bCs/>
          <w:color w:val="000000"/>
          <w:sz w:val="24"/>
          <w:szCs w:val="24"/>
          <w:highlight w:val="none"/>
          <w:u w:val="none"/>
          <w14:ligatures w14:val="none"/>
        </w:rPr>
      </w:r>
    </w:p>
    <w:p>
      <w:pPr>
        <w:jc w:val="left"/>
        <w:rPr>
          <w:b/>
          <w:bCs/>
          <w:highlight w:val="none"/>
          <w14:ligatures w14:val="none"/>
        </w:rPr>
      </w:pPr>
      <w:r>
        <w:rPr>
          <w:rFonts w:ascii="Times New Roman" w:hAnsi="Times New Roman" w:eastAsia="Times New Roman" w:cs="Times New Roman"/>
          <w:b/>
          <w:color w:val="000000"/>
          <w:sz w:val="24"/>
          <w:highlight w:val="none"/>
          <w:u w:val="none"/>
        </w:rPr>
      </w:r>
      <w:r>
        <w:rPr>
          <w:rFonts w:ascii="Times New Roman" w:hAnsi="Times New Roman" w:eastAsia="Times New Roman" w:cs="Times New Roman"/>
          <w:b/>
          <w:color w:val="222222"/>
          <w:sz w:val="24"/>
          <w:highlight w:val="white"/>
          <w:u w:val="none"/>
        </w:rPr>
        <w:t xml:space="preserve">Figure A</w:t>
      </w:r>
      <w:r>
        <w:rPr>
          <w:b/>
          <w:bCs/>
          <w:highlight w:val="none"/>
          <w14:ligatures w14:val="none"/>
        </w:rPr>
      </w:r>
      <w:r>
        <w:rPr>
          <w:b/>
          <w:bCs/>
          <w:highlight w:val="none"/>
          <w14:ligatures w14:val="none"/>
        </w:rPr>
      </w:r>
    </w:p>
    <w:p>
      <w:pPr>
        <w:jc w:val="left"/>
        <w:rPr>
          <w:b/>
          <w:bCs/>
          <w:highlight w:val="none"/>
          <w14:ligatures w14:val="none"/>
        </w:rPr>
      </w:pPr>
      <w:r>
        <w:rPr>
          <w:rFonts w:ascii="Times New Roman" w:hAnsi="Times New Roman" w:eastAsia="Times New Roman" w:cs="Times New Roman"/>
          <w:b w:val="0"/>
          <w:bCs w:val="0"/>
          <w:i/>
          <w:iCs/>
          <w:color w:val="000000"/>
          <w:sz w:val="24"/>
          <w:u w:val="none"/>
        </w:rPr>
        <w:t xml:space="preserve">The Soviet agitational posters of the 1930s</w:t>
      </w:r>
      <w:r>
        <w:rPr>
          <w:b w:val="0"/>
          <w:bCs w:val="0"/>
          <w:i/>
          <w:iCs/>
          <w:highlight w:val="none"/>
          <w14:ligatures w14:val="none"/>
        </w:rPr>
        <w:t xml:space="preserve">  </w:t>
      </w:r>
      <w:r>
        <w:rPr>
          <w:b/>
          <w:bCs/>
          <w:highlight w:val="none"/>
          <w14:ligatures w14:val="none"/>
        </w:rPr>
      </w:r>
      <w:r>
        <w:rPr>
          <w:b/>
          <w:bCs/>
          <w:highlight w:val="none"/>
          <w14:ligatures w14:val="none"/>
        </w:rPr>
      </w:r>
    </w:p>
    <w:p>
      <w:pPr>
        <w:jc w:val="left"/>
        <w:rPr>
          <w:b w:val="0"/>
          <w:bCs w:val="0"/>
          <w:highlight w:val="none"/>
          <w14:ligatures w14:val="none"/>
        </w:rPr>
      </w:pPr>
      <w:r>
        <w:rPr>
          <w:b w:val="0"/>
          <w:bCs w:val="0"/>
          <w:highlight w:val="none"/>
          <w14:ligatures w14:val="none"/>
        </w:rPr>
      </w:r>
      <w:r>
        <w:rPr>
          <w:rFonts w:ascii="Times New Roman" w:hAnsi="Times New Roman" w:eastAsia="Times New Roman" w:cs="Times New Roman"/>
          <w:b w:val="0"/>
          <w:bCs w:val="0"/>
          <w:color w:val="222222"/>
          <w:sz w:val="24"/>
          <w:highlight w:val="white"/>
          <w:u w:val="none"/>
        </w:rPr>
        <w:t xml:space="preserve">Figure A1                        </w:t>
      </w:r>
      <w:r>
        <w:rPr>
          <w:rFonts w:ascii="Times New Roman" w:hAnsi="Times New Roman" w:eastAsia="Times New Roman" w:cs="Times New Roman"/>
          <w:b w:val="0"/>
          <w:bCs w:val="0"/>
          <w:color w:val="222222"/>
          <w:sz w:val="24"/>
          <w:highlight w:val="white"/>
          <w:u w:val="none"/>
        </w:rPr>
        <w:t xml:space="preserve">    Figure A2                             </w:t>
      </w:r>
      <w:r>
        <w:rPr>
          <w:rFonts w:ascii="Times New Roman" w:hAnsi="Times New Roman" w:eastAsia="Times New Roman" w:cs="Times New Roman"/>
          <w:b w:val="0"/>
          <w:bCs w:val="0"/>
          <w:color w:val="222222"/>
          <w:sz w:val="24"/>
          <w:highlight w:val="white"/>
          <w:u w:val="none"/>
        </w:rPr>
        <w:t xml:space="preserve">Figure A3</w:t>
      </w:r>
      <w:r>
        <w:rPr>
          <w:b w:val="0"/>
          <w:bCs w:val="0"/>
          <w:highlight w:val="none"/>
          <w14:ligatures w14:val="none"/>
        </w:rPr>
      </w:r>
      <w:r>
        <w:rPr>
          <w:b w:val="0"/>
          <w:bCs w:val="0"/>
          <w:highlight w:val="none"/>
          <w14:ligatures w14:val="none"/>
        </w:rPr>
      </w:r>
    </w:p>
    <w:p>
      <w:pPr>
        <w:jc w:val="left"/>
        <w:rPr>
          <w:b/>
          <w:bCs/>
          <w:highlight w:val="none"/>
          <w14:ligatures w14:val="none"/>
        </w:rPr>
      </w:pPr>
      <w:r>
        <w:rPr>
          <w:b/>
          <w:bCs/>
          <w:highlight w:val="none"/>
          <w14:ligatures w14:val="none"/>
        </w:rPr>
      </w:r>
      <w:r>
        <w:rPr>
          <w:b/>
          <w:bCs/>
          <w:highlight w:val="none"/>
          <w14:ligatures w14:val="none"/>
        </w:rPr>
        <mc:AlternateContent>
          <mc:Choice Requires="wpg">
            <w:drawing>
              <wp:inline xmlns:wp="http://schemas.openxmlformats.org/drawingml/2006/wordprocessingDrawing" distT="0" distB="0" distL="0" distR="0">
                <wp:extent cx="1618330" cy="252783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06459" name=""/>
                        <pic:cNvPicPr>
                          <a:picLocks noChangeAspect="1"/>
                        </pic:cNvPicPr>
                        <pic:nvPr/>
                      </pic:nvPicPr>
                      <pic:blipFill>
                        <a:blip r:embed="rId24"/>
                        <a:stretch/>
                      </pic:blipFill>
                      <pic:spPr bwMode="auto">
                        <a:xfrm flipH="0" flipV="0">
                          <a:off x="0" y="0"/>
                          <a:ext cx="1618330" cy="252783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127.43pt;height:199.04pt;mso-wrap-distance-left:0.00pt;mso-wrap-distance-top:0.00pt;mso-wrap-distance-right:0.00pt;mso-wrap-distance-bottom:0.00pt;" stroked="false">
                <v:path textboxrect="0,0,0,0"/>
                <v:imagedata r:id="rId24" o:title=""/>
              </v:shape>
            </w:pict>
          </mc:Fallback>
        </mc:AlternateContent>
      </w:r>
      <w:r>
        <w:rPr>
          <w:b/>
          <w:bCs/>
          <w:highlight w:val="none"/>
          <w14:ligatures w14:val="none"/>
        </w:rPr>
        <w:t xml:space="preserve">  </w:t>
      </w:r>
      <w:r>
        <w:rPr>
          <w:b/>
          <w:bCs/>
          <w:highlight w:val="none"/>
          <w14:ligatures w14:val="none"/>
        </w:rPr>
        <mc:AlternateContent>
          <mc:Choice Requires="wpg">
            <w:drawing>
              <wp:inline xmlns:wp="http://schemas.openxmlformats.org/drawingml/2006/wordprocessingDrawing" distT="0" distB="0" distL="0" distR="0">
                <wp:extent cx="1745830" cy="251651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69457" name=""/>
                        <pic:cNvPicPr>
                          <a:picLocks noChangeAspect="1"/>
                        </pic:cNvPicPr>
                        <pic:nvPr/>
                      </pic:nvPicPr>
                      <pic:blipFill>
                        <a:blip r:embed="rId25"/>
                        <a:stretch/>
                      </pic:blipFill>
                      <pic:spPr bwMode="auto">
                        <a:xfrm rot="0" flipH="0" flipV="0">
                          <a:off x="0" y="0"/>
                          <a:ext cx="1745830" cy="251651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137.47pt;height:198.15pt;mso-wrap-distance-left:0.00pt;mso-wrap-distance-top:0.00pt;mso-wrap-distance-right:0.00pt;mso-wrap-distance-bottom:0.00pt;rotation:0;" stroked="false">
                <v:path textboxrect="0,0,0,0"/>
                <v:imagedata r:id="rId25" o:title=""/>
              </v:shape>
            </w:pict>
          </mc:Fallback>
        </mc:AlternateContent>
      </w:r>
      <w:r>
        <w:rPr>
          <w:b/>
          <w:bCs/>
          <w:highlight w:val="none"/>
          <w14:ligatures w14:val="none"/>
        </w:rPr>
        <w:t xml:space="preserve"> </w:t>
        <mc:AlternateContent>
          <mc:Choice Requires="wpg">
            <w:drawing>
              <wp:inline xmlns:wp="http://schemas.openxmlformats.org/drawingml/2006/wordprocessingDrawing" distT="0" distB="0" distL="0" distR="0">
                <wp:extent cx="1774344" cy="252783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95058" name=""/>
                        <pic:cNvPicPr>
                          <a:picLocks noChangeAspect="1"/>
                        </pic:cNvPicPr>
                        <pic:nvPr/>
                      </pic:nvPicPr>
                      <pic:blipFill>
                        <a:blip r:embed="rId26"/>
                        <a:stretch/>
                      </pic:blipFill>
                      <pic:spPr bwMode="auto">
                        <a:xfrm flipH="0" flipV="0">
                          <a:off x="0" y="0"/>
                          <a:ext cx="1774343" cy="2527831"/>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139.71pt;height:199.04pt;mso-wrap-distance-left:0.00pt;mso-wrap-distance-top:0.00pt;mso-wrap-distance-right:0.00pt;mso-wrap-distance-bottom:0.00pt;" stroked="false">
                <v:path textboxrect="0,0,0,0"/>
                <v:imagedata r:id="rId26" o:title=""/>
              </v:shape>
            </w:pict>
          </mc:Fallback>
        </mc:AlternateContent>
      </w:r>
      <w:r>
        <w:rPr>
          <w:b/>
          <w:bCs/>
          <w:highlight w:val="none"/>
          <w14:ligatures w14:val="none"/>
        </w:rPr>
      </w:r>
      <w:r>
        <w:rPr>
          <w:b/>
          <w:bCs/>
          <w:highlight w:val="none"/>
          <w14:ligatures w14:val="none"/>
        </w:rPr>
      </w:r>
    </w:p>
    <w:p>
      <w:pPr>
        <w:jc w:val="left"/>
        <w:rPr>
          <w:b w:val="0"/>
          <w:bCs w:val="0"/>
          <w:highlight w:val="none"/>
          <w14:ligatures w14:val="none"/>
        </w:rPr>
      </w:pPr>
      <w:r>
        <w:rPr>
          <w:b w:val="0"/>
          <w:bCs w:val="0"/>
          <w:highlight w:val="none"/>
          <w14:ligatures w14:val="none"/>
        </w:rPr>
      </w:r>
      <w:r>
        <w:rPr>
          <w:rFonts w:ascii="Times New Roman" w:hAnsi="Times New Roman" w:eastAsia="Times New Roman" w:cs="Times New Roman"/>
          <w:b w:val="0"/>
          <w:bCs w:val="0"/>
          <w:color w:val="222222"/>
          <w:sz w:val="24"/>
          <w:highlight w:val="white"/>
          <w:u w:val="none"/>
        </w:rPr>
        <w:t xml:space="preserve">Figure A4  </w:t>
      </w:r>
      <w:r>
        <w:rPr>
          <w:b w:val="0"/>
          <w:bCs w:val="0"/>
          <w:highlight w:val="none"/>
          <w14:ligatures w14:val="none"/>
        </w:rPr>
        <w:t xml:space="preserve">                              </w:t>
      </w:r>
      <w:r>
        <w:rPr>
          <w:rFonts w:ascii="Times New Roman" w:hAnsi="Times New Roman" w:eastAsia="Times New Roman" w:cs="Times New Roman"/>
          <w:b w:val="0"/>
          <w:bCs w:val="0"/>
          <w:color w:val="222222"/>
          <w:sz w:val="24"/>
          <w:highlight w:val="white"/>
          <w:u w:val="none"/>
        </w:rPr>
        <w:t xml:space="preserve">Figure A</w:t>
      </w:r>
      <w:r>
        <w:rPr>
          <w:rFonts w:ascii="Times New Roman" w:hAnsi="Times New Roman" w:eastAsia="Times New Roman" w:cs="Times New Roman"/>
          <w:b w:val="0"/>
          <w:bCs w:val="0"/>
          <w:color w:val="222222"/>
          <w:sz w:val="24"/>
          <w:highlight w:val="none"/>
          <w:u w:val="none"/>
        </w:rPr>
        <w:t xml:space="preserve">5</w:t>
      </w:r>
      <w:r>
        <w:rPr>
          <w:b w:val="0"/>
          <w:bCs w:val="0"/>
          <w:highlight w:val="none"/>
          <w14:ligatures w14:val="none"/>
        </w:rPr>
        <w:t xml:space="preserve">                              </w:t>
      </w:r>
      <w:r>
        <w:rPr>
          <w:b w:val="0"/>
          <w:bCs w:val="0"/>
          <w:highlight w:val="none"/>
          <w14:ligatures w14:val="none"/>
        </w:rPr>
        <w:t xml:space="preserve"> </w:t>
      </w:r>
      <w:r>
        <w:rPr>
          <w:rFonts w:ascii="Times New Roman" w:hAnsi="Times New Roman" w:eastAsia="Times New Roman" w:cs="Times New Roman"/>
          <w:b w:val="0"/>
          <w:bCs w:val="0"/>
          <w:color w:val="222222"/>
          <w:sz w:val="24"/>
          <w:highlight w:val="white"/>
          <w:u w:val="none"/>
        </w:rPr>
        <w:t xml:space="preserve">Figure </w:t>
      </w:r>
      <w:r>
        <w:rPr>
          <w:rFonts w:ascii="Times New Roman" w:hAnsi="Times New Roman" w:eastAsia="Times New Roman" w:cs="Times New Roman"/>
          <w:b w:val="0"/>
          <w:bCs w:val="0"/>
          <w:color w:val="222222"/>
          <w:sz w:val="24"/>
          <w:highlight w:val="none"/>
          <w:u w:val="none"/>
        </w:rPr>
        <w:t xml:space="preserve">A6</w:t>
      </w:r>
      <w:r>
        <w:rPr>
          <w:b w:val="0"/>
          <w:bCs w:val="0"/>
          <w:highlight w:val="none"/>
          <w14:ligatures w14:val="none"/>
        </w:rPr>
      </w:r>
      <w:r>
        <w:rPr>
          <w:b w:val="0"/>
          <w:bCs w:val="0"/>
          <w:highlight w:val="none"/>
          <w14:ligatures w14:val="none"/>
        </w:rPr>
      </w:r>
    </w:p>
    <w:p>
      <w:pPr>
        <w:jc w:val="left"/>
        <w:rPr>
          <w:b/>
          <w:bCs/>
          <w:highlight w:val="none"/>
          <w14:ligatures w14:val="none"/>
        </w:rPr>
      </w:pPr>
      <w:r>
        <w:rPr>
          <w:b/>
          <w:bCs/>
          <w:highlight w:val="none"/>
          <w14:ligatures w14:val="none"/>
        </w:rPr>
        <mc:AlternateContent>
          <mc:Choice Requires="wpg">
            <w:drawing>
              <wp:inline xmlns:wp="http://schemas.openxmlformats.org/drawingml/2006/wordprocessingDrawing" distT="0" distB="0" distL="0" distR="0">
                <wp:extent cx="1683578" cy="249130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94677" name=""/>
                        <pic:cNvPicPr>
                          <a:picLocks noChangeAspect="1"/>
                        </pic:cNvPicPr>
                        <pic:nvPr/>
                      </pic:nvPicPr>
                      <pic:blipFill>
                        <a:blip r:embed="rId27"/>
                        <a:stretch/>
                      </pic:blipFill>
                      <pic:spPr bwMode="auto">
                        <a:xfrm flipH="0" flipV="0">
                          <a:off x="0" y="0"/>
                          <a:ext cx="1683578" cy="249130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width:132.57pt;height:196.17pt;mso-wrap-distance-left:0.00pt;mso-wrap-distance-top:0.00pt;mso-wrap-distance-right:0.00pt;mso-wrap-distance-bottom:0.00pt;" stroked="false">
                <v:path textboxrect="0,0,0,0"/>
                <v:imagedata r:id="rId27" o:title=""/>
              </v:shape>
            </w:pict>
          </mc:Fallback>
        </mc:AlternateContent>
      </w:r>
      <w:r>
        <w:rPr>
          <w:b/>
          <w:bCs/>
          <w:highlight w:val="none"/>
          <w14:ligatures w14:val="none"/>
        </w:rPr>
        <w:t xml:space="preserve">  </w:t>
      </w:r>
      <w:r>
        <w:rPr>
          <w:b/>
          <w:bCs/>
          <w:highlight w:val="none"/>
          <w14:ligatures w14:val="none"/>
        </w:rPr>
        <mc:AlternateContent>
          <mc:Choice Requires="wpg">
            <w:drawing>
              <wp:inline xmlns:wp="http://schemas.openxmlformats.org/drawingml/2006/wordprocessingDrawing" distT="0" distB="0" distL="0" distR="0">
                <wp:extent cx="1715867" cy="252251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48156" name=""/>
                        <pic:cNvPicPr>
                          <a:picLocks noChangeAspect="1"/>
                        </pic:cNvPicPr>
                        <pic:nvPr/>
                      </pic:nvPicPr>
                      <pic:blipFill>
                        <a:blip r:embed="rId28"/>
                        <a:stretch/>
                      </pic:blipFill>
                      <pic:spPr bwMode="auto">
                        <a:xfrm rot="0" flipH="0" flipV="0">
                          <a:off x="0" y="0"/>
                          <a:ext cx="1715866" cy="252250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4" o:spid="_x0000_s4" type="#_x0000_t75" style="width:135.11pt;height:198.62pt;mso-wrap-distance-left:0.00pt;mso-wrap-distance-top:0.00pt;mso-wrap-distance-right:0.00pt;mso-wrap-distance-bottom:0.00pt;rotation:0;" stroked="false">
                <v:path textboxrect="0,0,0,0"/>
                <v:imagedata r:id="rId28" o:title=""/>
              </v:shape>
            </w:pict>
          </mc:Fallback>
        </mc:AlternateContent>
      </w:r>
      <w:r>
        <w:rPr>
          <w:b/>
          <w:bCs/>
          <w:highlight w:val="none"/>
          <w14:ligatures w14:val="none"/>
        </w:rPr>
        <w:t xml:space="preserve"> </w:t>
      </w:r>
      <w:r>
        <w:rPr>
          <w:b/>
          <w:bCs/>
          <w:highlight w:val="none"/>
          <w14:ligatures w14:val="none"/>
        </w:rPr>
        <mc:AlternateContent>
          <mc:Choice Requires="wpg">
            <w:drawing>
              <wp:inline xmlns:wp="http://schemas.openxmlformats.org/drawingml/2006/wordprocessingDrawing" distT="0" distB="0" distL="0" distR="0">
                <wp:extent cx="1821768" cy="249130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38411" name=""/>
                        <pic:cNvPicPr>
                          <a:picLocks noChangeAspect="1"/>
                        </pic:cNvPicPr>
                        <pic:nvPr/>
                      </pic:nvPicPr>
                      <pic:blipFill>
                        <a:blip r:embed="rId29"/>
                        <a:stretch/>
                      </pic:blipFill>
                      <pic:spPr bwMode="auto">
                        <a:xfrm rot="0" flipH="0" flipV="0">
                          <a:off x="0" y="0"/>
                          <a:ext cx="1821768" cy="249130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5" o:spid="_x0000_s5" type="#_x0000_t75" style="width:143.45pt;height:196.17pt;mso-wrap-distance-left:0.00pt;mso-wrap-distance-top:0.00pt;mso-wrap-distance-right:0.00pt;mso-wrap-distance-bottom:0.00pt;rotation:0;" stroked="false">
                <v:path textboxrect="0,0,0,0"/>
                <v:imagedata r:id="rId29" o:title=""/>
              </v:shape>
            </w:pict>
          </mc:Fallback>
        </mc:AlternateContent>
      </w:r>
      <w:r>
        <w:rPr>
          <w:b/>
          <w:bCs/>
          <w:highlight w:val="none"/>
          <w14:ligatures w14:val="none"/>
        </w:rPr>
      </w:r>
      <w:r>
        <w:rPr>
          <w:b/>
          <w:bCs/>
          <w:highlight w:val="none"/>
          <w14:ligatures w14:val="none"/>
        </w:rPr>
      </w:r>
    </w:p>
    <w:p>
      <w:pPr>
        <w:jc w:val="left"/>
        <w:rPr>
          <w:b/>
          <w:bCs/>
          <w:highlight w:val="none"/>
          <w14:ligatures w14:val="none"/>
        </w:rPr>
      </w:pPr>
      <w:r>
        <w:rPr>
          <w:rFonts w:ascii="Times New Roman" w:hAnsi="Times New Roman" w:eastAsia="Times New Roman" w:cs="Times New Roman"/>
          <w:b/>
          <w:color w:val="222222"/>
          <w:sz w:val="24"/>
          <w:highlight w:val="none"/>
          <w:u w:val="none"/>
        </w:rPr>
      </w:r>
      <w:r>
        <w:rPr>
          <w:b/>
          <w:bCs/>
          <w:highlight w:val="none"/>
          <w14:ligatures w14:val="none"/>
        </w:rPr>
      </w:r>
      <w:r>
        <w:rPr>
          <w:b/>
          <w:bCs/>
          <w:highlight w:val="none"/>
          <w14:ligatures w14:val="none"/>
        </w:rPr>
      </w:r>
    </w:p>
    <w:p>
      <w:pPr>
        <w:jc w:val="left"/>
        <w:rPr>
          <w:rFonts w:ascii="Times New Roman" w:hAnsi="Times New Roman" w:eastAsia="Times New Roman" w:cs="Times New Roman"/>
          <w:b/>
          <w:bCs/>
          <w:color w:val="222222"/>
          <w:sz w:val="24"/>
          <w:szCs w:val="24"/>
          <w:highlight w:val="none"/>
          <w:u w:val="none"/>
          <w14:ligatures w14:val="none"/>
        </w:rPr>
      </w:pPr>
      <w:r>
        <w:rPr>
          <w:rFonts w:ascii="Times New Roman" w:hAnsi="Times New Roman" w:eastAsia="Times New Roman" w:cs="Times New Roman"/>
          <w:b/>
          <w:color w:val="222222"/>
          <w:sz w:val="24"/>
          <w:szCs w:val="24"/>
          <w:highlight w:val="none"/>
          <w:u w:val="none"/>
        </w:rPr>
      </w:r>
      <w:r>
        <w:rPr>
          <w:rFonts w:ascii="Times New Roman" w:hAnsi="Times New Roman" w:eastAsia="Times New Roman" w:cs="Times New Roman"/>
          <w:b/>
          <w:bCs/>
          <w:color w:val="222222"/>
          <w:sz w:val="24"/>
          <w:szCs w:val="24"/>
          <w:highlight w:val="none"/>
          <w:u w:val="none"/>
          <w14:ligatures w14:val="none"/>
        </w:rPr>
      </w:r>
      <w:r>
        <w:rPr>
          <w:rFonts w:ascii="Times New Roman" w:hAnsi="Times New Roman" w:eastAsia="Times New Roman" w:cs="Times New Roman"/>
          <w:b/>
          <w:bCs/>
          <w:color w:val="222222"/>
          <w:sz w:val="24"/>
          <w:szCs w:val="24"/>
          <w:highlight w:val="none"/>
          <w:u w:val="none"/>
          <w14:ligatures w14:val="none"/>
        </w:rPr>
      </w:r>
    </w:p>
    <w:p>
      <w:pPr>
        <w:jc w:val="left"/>
        <w:rPr>
          <w:rFonts w:ascii="Times New Roman" w:hAnsi="Times New Roman" w:eastAsia="Times New Roman" w:cs="Times New Roman"/>
          <w:b/>
          <w:bCs/>
          <w:color w:val="222222"/>
          <w:sz w:val="24"/>
          <w:szCs w:val="24"/>
          <w:highlight w:val="none"/>
          <w:u w:val="none"/>
          <w14:ligatures w14:val="none"/>
        </w:rPr>
      </w:pPr>
      <w:r>
        <w:rPr>
          <w:rFonts w:ascii="Times New Roman" w:hAnsi="Times New Roman" w:eastAsia="Times New Roman" w:cs="Times New Roman"/>
          <w:b/>
          <w:color w:val="222222"/>
          <w:sz w:val="24"/>
          <w:szCs w:val="24"/>
          <w:highlight w:val="none"/>
          <w:u w:val="none"/>
        </w:rPr>
      </w:r>
      <w:r>
        <w:rPr>
          <w:rFonts w:ascii="Times New Roman" w:hAnsi="Times New Roman" w:eastAsia="Times New Roman" w:cs="Times New Roman"/>
          <w:b/>
          <w:bCs/>
          <w:color w:val="222222"/>
          <w:sz w:val="24"/>
          <w:szCs w:val="24"/>
          <w:highlight w:val="none"/>
          <w:u w:val="none"/>
          <w14:ligatures w14:val="none"/>
        </w:rPr>
      </w:r>
      <w:r>
        <w:rPr>
          <w:rFonts w:ascii="Times New Roman" w:hAnsi="Times New Roman" w:eastAsia="Times New Roman" w:cs="Times New Roman"/>
          <w:b/>
          <w:bCs/>
          <w:color w:val="222222"/>
          <w:sz w:val="24"/>
          <w:szCs w:val="24"/>
          <w:highlight w:val="none"/>
          <w:u w:val="none"/>
          <w14:ligatures w14:val="none"/>
        </w:rPr>
      </w:r>
    </w:p>
    <w:p>
      <w:pPr>
        <w:jc w:val="left"/>
        <w:rPr>
          <w:rFonts w:ascii="Times New Roman" w:hAnsi="Times New Roman" w:eastAsia="Times New Roman" w:cs="Times New Roman"/>
          <w:b/>
          <w:bCs/>
          <w:color w:val="222222"/>
          <w:sz w:val="24"/>
          <w:szCs w:val="24"/>
          <w:highlight w:val="none"/>
          <w:u w:val="none"/>
          <w14:ligatures w14:val="none"/>
        </w:rPr>
      </w:pPr>
      <w:r>
        <w:rPr>
          <w:rFonts w:ascii="Times New Roman" w:hAnsi="Times New Roman" w:eastAsia="Times New Roman" w:cs="Times New Roman"/>
          <w:b/>
          <w:color w:val="222222"/>
          <w:sz w:val="24"/>
          <w:szCs w:val="24"/>
          <w:highlight w:val="none"/>
          <w:u w:val="none"/>
        </w:rPr>
      </w:r>
      <w:r>
        <w:rPr>
          <w:rFonts w:ascii="Times New Roman" w:hAnsi="Times New Roman" w:eastAsia="Times New Roman" w:cs="Times New Roman"/>
          <w:b/>
          <w:bCs/>
          <w:color w:val="222222"/>
          <w:sz w:val="24"/>
          <w:szCs w:val="24"/>
          <w:highlight w:val="none"/>
          <w:u w:val="none"/>
          <w14:ligatures w14:val="none"/>
        </w:rPr>
      </w:r>
      <w:r>
        <w:rPr>
          <w:rFonts w:ascii="Times New Roman" w:hAnsi="Times New Roman" w:eastAsia="Times New Roman" w:cs="Times New Roman"/>
          <w:b/>
          <w:bCs/>
          <w:color w:val="222222"/>
          <w:sz w:val="24"/>
          <w:szCs w:val="24"/>
          <w:highlight w:val="none"/>
          <w:u w:val="none"/>
          <w14:ligatures w14:val="none"/>
        </w:rPr>
      </w:r>
    </w:p>
    <w:p>
      <w:pPr>
        <w:jc w:val="left"/>
        <w:rPr>
          <w:rFonts w:ascii="Times New Roman" w:hAnsi="Times New Roman" w:eastAsia="Times New Roman" w:cs="Times New Roman"/>
          <w:b/>
          <w:bCs/>
          <w:color w:val="222222"/>
          <w:sz w:val="24"/>
          <w:szCs w:val="24"/>
          <w:highlight w:val="none"/>
          <w:u w:val="none"/>
          <w14:ligatures w14:val="none"/>
        </w:rPr>
      </w:pPr>
      <w:r>
        <w:rPr>
          <w:rFonts w:ascii="Times New Roman" w:hAnsi="Times New Roman" w:eastAsia="Times New Roman" w:cs="Times New Roman"/>
          <w:b/>
          <w:color w:val="222222"/>
          <w:sz w:val="24"/>
          <w:szCs w:val="24"/>
          <w:highlight w:val="none"/>
          <w:u w:val="none"/>
        </w:rPr>
      </w:r>
      <w:r>
        <w:rPr>
          <w:rFonts w:ascii="Times New Roman" w:hAnsi="Times New Roman" w:eastAsia="Times New Roman" w:cs="Times New Roman"/>
          <w:b/>
          <w:bCs/>
          <w:color w:val="222222"/>
          <w:sz w:val="24"/>
          <w:szCs w:val="24"/>
          <w:highlight w:val="none"/>
          <w:u w:val="none"/>
          <w14:ligatures w14:val="none"/>
        </w:rPr>
      </w:r>
      <w:r>
        <w:rPr>
          <w:rFonts w:ascii="Times New Roman" w:hAnsi="Times New Roman" w:eastAsia="Times New Roman" w:cs="Times New Roman"/>
          <w:b/>
          <w:bCs/>
          <w:color w:val="222222"/>
          <w:sz w:val="24"/>
          <w:szCs w:val="24"/>
          <w:highlight w:val="none"/>
          <w:u w:val="none"/>
          <w14:ligatures w14:val="none"/>
        </w:rPr>
      </w:r>
    </w:p>
    <w:p>
      <w:pPr>
        <w:jc w:val="left"/>
        <w:rPr>
          <w:rFonts w:ascii="Times New Roman" w:hAnsi="Times New Roman" w:eastAsia="Times New Roman" w:cs="Times New Roman"/>
          <w:b/>
          <w:bCs/>
          <w:color w:val="222222"/>
          <w:sz w:val="24"/>
          <w:szCs w:val="24"/>
          <w:highlight w:val="none"/>
          <w:u w:val="none"/>
          <w14:ligatures w14:val="none"/>
        </w:rPr>
      </w:pPr>
      <w:r>
        <w:rPr>
          <w:rFonts w:ascii="Times New Roman" w:hAnsi="Times New Roman" w:eastAsia="Times New Roman" w:cs="Times New Roman"/>
          <w:b/>
          <w:color w:val="222222"/>
          <w:sz w:val="24"/>
          <w:szCs w:val="24"/>
          <w:highlight w:val="none"/>
          <w:u w:val="none"/>
        </w:rPr>
      </w:r>
      <w:r>
        <w:rPr>
          <w:rFonts w:ascii="Times New Roman" w:hAnsi="Times New Roman" w:eastAsia="Times New Roman" w:cs="Times New Roman"/>
          <w:b/>
          <w:bCs/>
          <w:color w:val="222222"/>
          <w:sz w:val="24"/>
          <w:szCs w:val="24"/>
          <w:highlight w:val="none"/>
          <w:u w:val="none"/>
          <w14:ligatures w14:val="none"/>
        </w:rPr>
      </w:r>
      <w:r>
        <w:rPr>
          <w:rFonts w:ascii="Times New Roman" w:hAnsi="Times New Roman" w:eastAsia="Times New Roman" w:cs="Times New Roman"/>
          <w:b/>
          <w:bCs/>
          <w:color w:val="222222"/>
          <w:sz w:val="24"/>
          <w:szCs w:val="24"/>
          <w:highlight w:val="none"/>
          <w:u w:val="none"/>
          <w14:ligatures w14:val="none"/>
        </w:rPr>
      </w:r>
    </w:p>
    <w:p>
      <w:pPr>
        <w:jc w:val="left"/>
        <w:rPr>
          <w:rFonts w:ascii="Times New Roman" w:hAnsi="Times New Roman" w:eastAsia="Times New Roman" w:cs="Times New Roman"/>
          <w:b/>
          <w:bCs/>
          <w:color w:val="222222"/>
          <w:sz w:val="24"/>
          <w:szCs w:val="24"/>
          <w:highlight w:val="none"/>
          <w:u w:val="none"/>
          <w14:ligatures w14:val="none"/>
        </w:rPr>
      </w:pPr>
      <w:r>
        <w:rPr>
          <w:rFonts w:ascii="Times New Roman" w:hAnsi="Times New Roman" w:eastAsia="Times New Roman" w:cs="Times New Roman"/>
          <w:b/>
          <w:color w:val="000000"/>
          <w:sz w:val="24"/>
          <w:szCs w:val="24"/>
          <w:highlight w:val="none"/>
          <w:u w:val="none"/>
        </w:rPr>
      </w:r>
      <w:r>
        <w:rPr>
          <w:rFonts w:ascii="Times New Roman" w:hAnsi="Times New Roman" w:eastAsia="Times New Roman" w:cs="Times New Roman"/>
          <w:b/>
          <w:color w:val="222222"/>
          <w:sz w:val="24"/>
          <w:szCs w:val="24"/>
          <w:highlight w:val="white"/>
          <w:u w:val="none"/>
        </w:rPr>
        <w:t xml:space="preserve">Figure </w:t>
      </w:r>
      <w:r>
        <w:rPr>
          <w:rFonts w:ascii="Times New Roman" w:hAnsi="Times New Roman" w:eastAsia="Times New Roman" w:cs="Times New Roman"/>
          <w:b/>
          <w:color w:val="222222"/>
          <w:sz w:val="24"/>
          <w:szCs w:val="24"/>
          <w:highlight w:val="none"/>
          <w:u w:val="none"/>
        </w:rPr>
        <w:t xml:space="preserve">B</w:t>
      </w:r>
      <w:r>
        <w:rPr>
          <w:rFonts w:ascii="Times New Roman" w:hAnsi="Times New Roman" w:eastAsia="Times New Roman" w:cs="Times New Roman"/>
          <w:b/>
          <w:bCs/>
          <w:color w:val="222222"/>
          <w:sz w:val="24"/>
          <w:szCs w:val="24"/>
          <w:highlight w:val="none"/>
          <w:u w:val="none"/>
          <w14:ligatures w14:val="none"/>
        </w:rPr>
      </w:r>
      <w:r>
        <w:rPr>
          <w:rFonts w:ascii="Times New Roman" w:hAnsi="Times New Roman" w:eastAsia="Times New Roman" w:cs="Times New Roman"/>
          <w:b/>
          <w:bCs/>
          <w:color w:val="222222"/>
          <w:sz w:val="24"/>
          <w:szCs w:val="24"/>
          <w:highlight w:val="none"/>
          <w:u w:val="none"/>
          <w14:ligatures w14:val="none"/>
        </w:rPr>
      </w:r>
    </w:p>
    <w:p>
      <w:pPr>
        <w:jc w:val="left"/>
        <w:rPr>
          <w:b w:val="0"/>
          <w:bCs/>
          <w:i/>
          <w:highlight w:val="none"/>
          <w14:ligatures w14:val="none"/>
        </w:rPr>
      </w:pPr>
      <w:r>
        <w:rPr>
          <w:rFonts w:ascii="Times New Roman" w:hAnsi="Times New Roman" w:eastAsia="Times New Roman" w:cs="Times New Roman"/>
          <w:b w:val="0"/>
          <w:bCs w:val="0"/>
          <w:i/>
          <w:iCs/>
          <w:sz w:val="24"/>
          <w:szCs w:val="24"/>
        </w:rPr>
        <w:t xml:space="preserve">The Soviet commercial posters of goods of the 1930s</w:t>
      </w:r>
      <w:r>
        <w:rPr>
          <w:b w:val="0"/>
          <w:bCs/>
          <w:i/>
          <w:highlight w:val="none"/>
          <w14:ligatures w14:val="none"/>
        </w:rPr>
      </w:r>
      <w:r>
        <w:rPr>
          <w:b w:val="0"/>
          <w:bCs/>
          <w:i/>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highlight w:val="none"/>
        </w:rPr>
        <w:t xml:space="preserve">Figure B1</w:t>
      </w:r>
      <w:r>
        <w:rPr>
          <w:rFonts w:ascii="Times New Roman" w:hAnsi="Times New Roman" w:eastAsia="Times New Roman" w:cs="Times New Roman"/>
          <w:b w:val="0"/>
          <w:bCs w:val="0"/>
          <w:sz w:val="24"/>
          <w:szCs w:val="24"/>
          <w:highlight w:val="none"/>
          <w14:ligatures w14:val="none"/>
        </w:rPr>
        <w:t xml:space="preserve">                                                                         </w:t>
      </w:r>
      <w:r>
        <w:rPr>
          <w:rFonts w:ascii="Times New Roman" w:hAnsi="Times New Roman" w:eastAsia="Times New Roman" w:cs="Times New Roman"/>
          <w:b w:val="0"/>
          <w:bCs w:val="0"/>
          <w:sz w:val="24"/>
          <w:szCs w:val="24"/>
          <w:highlight w:val="none"/>
        </w:rPr>
        <w:t xml:space="preserve">Figure B2</w:t>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350702" cy="273916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43671" name=""/>
                        <pic:cNvPicPr>
                          <a:picLocks noChangeAspect="1"/>
                        </pic:cNvPicPr>
                        <pic:nvPr/>
                      </pic:nvPicPr>
                      <pic:blipFill>
                        <a:blip r:embed="rId30"/>
                        <a:stretch/>
                      </pic:blipFill>
                      <pic:spPr bwMode="auto">
                        <a:xfrm flipH="0" flipV="0">
                          <a:off x="0" y="0"/>
                          <a:ext cx="3350701" cy="273916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6" o:spid="_x0000_s6" type="#_x0000_t75" style="width:263.83pt;height:215.68pt;mso-wrap-distance-left:0.00pt;mso-wrap-distance-top:0.00pt;mso-wrap-distance-right:0.00pt;mso-wrap-distance-bottom:0.00pt;" stroked="false">
                <v:path textboxrect="0,0,0,0"/>
                <v:imagedata r:id="rId30"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783070" cy="266951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5673" name=""/>
                        <pic:cNvPicPr>
                          <a:picLocks noChangeAspect="1"/>
                        </pic:cNvPicPr>
                        <pic:nvPr/>
                      </pic:nvPicPr>
                      <pic:blipFill>
                        <a:blip r:embed="rId31"/>
                        <a:stretch/>
                      </pic:blipFill>
                      <pic:spPr bwMode="auto">
                        <a:xfrm rot="0" flipH="0" flipV="0">
                          <a:off x="0" y="0"/>
                          <a:ext cx="1783069" cy="266951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7" o:spid="_x0000_s7" type="#_x0000_t75" style="width:140.40pt;height:210.20pt;mso-wrap-distance-left:0.00pt;mso-wrap-distance-top:0.00pt;mso-wrap-distance-right:0.00pt;mso-wrap-distance-bottom:0.00pt;rotation:0;" stroked="false">
                <v:path textboxrect="0,0,0,0"/>
                <v:imagedata r:id="rId31"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b w:val="0"/>
          <w:bCs w:val="0"/>
          <w:sz w:val="24"/>
          <w:szCs w:val="24"/>
          <w:highlight w:val="none"/>
          <w14:ligatures w14:val="none"/>
        </w:rPr>
      </w:pPr>
      <w:r>
        <w:rPr>
          <w:rFonts w:ascii="Times New Roman" w:hAnsi="Times New Roman" w:eastAsia="Times New Roman" w:cs="Times New Roman"/>
          <w:b w:val="0"/>
          <w:bCs w:val="0"/>
          <w:sz w:val="24"/>
          <w:szCs w:val="24"/>
          <w:highlight w:val="none"/>
        </w:rPr>
        <w:t xml:space="preserve">Figure B3</w:t>
      </w:r>
      <w:r>
        <w:rPr>
          <w:rFonts w:ascii="Times New Roman" w:hAnsi="Times New Roman" w:eastAsia="Times New Roman" w:cs="Times New Roman"/>
          <w:b w:val="0"/>
          <w:bCs w:val="0"/>
          <w:sz w:val="24"/>
          <w:szCs w:val="24"/>
          <w:highlight w:val="none"/>
          <w14:ligatures w14:val="none"/>
        </w:rPr>
        <w:t xml:space="preserve">                                     </w:t>
      </w:r>
      <w:r>
        <w:rPr>
          <w:rFonts w:ascii="Times New Roman" w:hAnsi="Times New Roman" w:eastAsia="Times New Roman" w:cs="Times New Roman"/>
          <w:b w:val="0"/>
          <w:bCs w:val="0"/>
          <w:sz w:val="24"/>
          <w:szCs w:val="24"/>
          <w:highlight w:val="none"/>
        </w:rPr>
        <w:t xml:space="preserve">   Figure B4</w:t>
      </w:r>
      <w:r>
        <w:rPr>
          <w:rFonts w:ascii="Times New Roman" w:hAnsi="Times New Roman" w:eastAsia="Times New Roman" w:cs="Times New Roman"/>
          <w:b w:val="0"/>
          <w:bCs w:val="0"/>
          <w:sz w:val="24"/>
          <w:szCs w:val="24"/>
          <w:highlight w:val="none"/>
          <w14:ligatures w14:val="none"/>
        </w:rPr>
      </w:r>
      <w:r>
        <w:rPr>
          <w:rFonts w:ascii="Times New Roman" w:hAnsi="Times New Roman" w:eastAsia="Times New Roman" w:cs="Times New Roman"/>
          <w:b w:val="0"/>
          <w:bCs w:val="0"/>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992981" cy="293085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61817" name=""/>
                        <pic:cNvPicPr>
                          <a:picLocks noChangeAspect="1"/>
                        </pic:cNvPicPr>
                        <pic:nvPr/>
                      </pic:nvPicPr>
                      <pic:blipFill>
                        <a:blip r:embed="rId32"/>
                        <a:stretch/>
                      </pic:blipFill>
                      <pic:spPr bwMode="auto">
                        <a:xfrm flipH="0" flipV="0">
                          <a:off x="0" y="0"/>
                          <a:ext cx="1992980" cy="293085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8" o:spid="_x0000_s8" type="#_x0000_t75" style="width:156.93pt;height:230.78pt;mso-wrap-distance-left:0.00pt;mso-wrap-distance-top:0.00pt;mso-wrap-distance-right:0.00pt;mso-wrap-distance-bottom:0.00pt;" stroked="false">
                <v:path textboxrect="0,0,0,0"/>
                <v:imagedata r:id="rId32"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056910" cy="2934949"/>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99775" name=""/>
                        <pic:cNvPicPr>
                          <a:picLocks noChangeAspect="1"/>
                        </pic:cNvPicPr>
                        <pic:nvPr/>
                      </pic:nvPicPr>
                      <pic:blipFill>
                        <a:blip r:embed="rId33"/>
                        <a:stretch/>
                      </pic:blipFill>
                      <pic:spPr bwMode="auto">
                        <a:xfrm rot="0" flipH="0" flipV="0">
                          <a:off x="0" y="0"/>
                          <a:ext cx="2056909" cy="293494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9" o:spid="_x0000_s9" type="#_x0000_t75" style="width:161.96pt;height:231.10pt;mso-wrap-distance-left:0.00pt;mso-wrap-distance-top:0.00pt;mso-wrap-distance-right:0.00pt;mso-wrap-distance-bottom:0.00pt;rotation:0;" stroked="false">
                <v:path textboxrect="0,0,0,0"/>
                <v:imagedata r:id="rId33"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b/>
          <w:bCs/>
          <w14:ligatures w14:val="none"/>
        </w:rPr>
      </w:pPr>
      <w:r>
        <w:rPr>
          <w:b/>
          <w:bCs/>
          <w14:ligatures w14:val="none"/>
        </w:rPr>
      </w:r>
      <w:r>
        <w:rPr>
          <w:b/>
          <w:bCs/>
          <w14:ligatures w14:val="none"/>
        </w:rPr>
      </w:r>
      <w:r>
        <w:rPr>
          <w:b/>
          <w:bCs/>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t xml:space="preserve">Figure C</w:t>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val="0"/>
          <w:bCs/>
          <w:i/>
          <w:sz w:val="24"/>
          <w:szCs w:val="24"/>
          <w:highlight w:val="none"/>
          <w14:ligatures w14:val="none"/>
        </w:rPr>
      </w:pP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val="0"/>
          <w:i/>
          <w:iCs/>
          <w:sz w:val="24"/>
          <w:szCs w:val="24"/>
        </w:rPr>
        <w:t xml:space="preserve">The Spanish agitational posters of the 1930s</w:t>
      </w:r>
      <w:r>
        <w:rPr>
          <w:rFonts w:ascii="Times New Roman" w:hAnsi="Times New Roman" w:eastAsia="Times New Roman" w:cs="Times New Roman"/>
          <w:b w:val="0"/>
          <w:bCs/>
          <w:i/>
          <w:sz w:val="24"/>
          <w:szCs w:val="24"/>
          <w:highlight w:val="none"/>
          <w14:ligatures w14:val="none"/>
        </w:rPr>
      </w:r>
      <w:r>
        <w:rPr>
          <w:rFonts w:ascii="Times New Roman" w:hAnsi="Times New Roman" w:eastAsia="Times New Roman" w:cs="Times New Roman"/>
          <w:b w:val="0"/>
          <w:bCs/>
          <w:i/>
          <w:sz w:val="24"/>
          <w:szCs w:val="24"/>
          <w:highlight w:val="none"/>
          <w14:ligatures w14:val="none"/>
        </w:rPr>
      </w:r>
    </w:p>
    <w:p>
      <w:pPr>
        <w:jc w:val="left"/>
        <w:rPr>
          <w:rFonts w:ascii="Times New Roman" w:hAnsi="Times New Roman" w:eastAsia="Times New Roman" w:cs="Times New Roman"/>
          <w:b w:val="0"/>
          <w:bCs w:val="0"/>
          <w:sz w:val="24"/>
          <w:szCs w:val="24"/>
          <w:highlight w:val="none"/>
          <w14:ligatures w14:val="none"/>
        </w:rPr>
      </w:pPr>
      <w:r>
        <w:rPr>
          <w:rFonts w:ascii="Times New Roman" w:hAnsi="Times New Roman" w:eastAsia="Times New Roman" w:cs="Times New Roman"/>
          <w:b w:val="0"/>
          <w:bCs w:val="0"/>
          <w:sz w:val="24"/>
          <w:szCs w:val="24"/>
          <w:highlight w:val="none"/>
        </w:rPr>
        <w:t xml:space="preserve">Figure C1</w:t>
      </w:r>
      <w:r>
        <w:rPr>
          <w:rFonts w:ascii="Times New Roman" w:hAnsi="Times New Roman" w:eastAsia="Times New Roman" w:cs="Times New Roman"/>
          <w:b w:val="0"/>
          <w:bCs w:val="0"/>
          <w:sz w:val="24"/>
          <w:szCs w:val="24"/>
          <w:highlight w:val="none"/>
          <w14:ligatures w14:val="none"/>
        </w:rPr>
        <w:t xml:space="preserve">                                  Figure C2                            Figure C3</w:t>
      </w:r>
      <w:r>
        <w:rPr>
          <w:rFonts w:ascii="Times New Roman" w:hAnsi="Times New Roman" w:eastAsia="Times New Roman" w:cs="Times New Roman"/>
          <w:b w:val="0"/>
          <w:bCs w:val="0"/>
          <w:sz w:val="24"/>
          <w:szCs w:val="24"/>
          <w:highlight w:val="none"/>
          <w14:ligatures w14:val="none"/>
        </w:rPr>
      </w:r>
      <w:r>
        <w:rPr>
          <w:rFonts w:ascii="Times New Roman" w:hAnsi="Times New Roman" w:eastAsia="Times New Roman" w:cs="Times New Roman"/>
          <w:b w:val="0"/>
          <w:bCs w:val="0"/>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794052" cy="261845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94377" name=""/>
                        <pic:cNvPicPr>
                          <a:picLocks noChangeAspect="1"/>
                        </pic:cNvPicPr>
                        <pic:nvPr/>
                      </pic:nvPicPr>
                      <pic:blipFill>
                        <a:blip r:embed="rId34"/>
                        <a:stretch/>
                      </pic:blipFill>
                      <pic:spPr bwMode="auto">
                        <a:xfrm flipH="0" flipV="0">
                          <a:off x="0" y="0"/>
                          <a:ext cx="1794052" cy="261845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width:141.26pt;height:206.18pt;mso-wrap-distance-left:0.00pt;mso-wrap-distance-top:0.00pt;mso-wrap-distance-right:0.00pt;mso-wrap-distance-bottom:0.00pt;" stroked="false">
                <v:path textboxrect="0,0,0,0"/>
                <v:imagedata r:id="rId34"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801498" cy="261845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80495" name=""/>
                        <pic:cNvPicPr>
                          <a:picLocks noChangeAspect="1"/>
                        </pic:cNvPicPr>
                        <pic:nvPr/>
                      </pic:nvPicPr>
                      <pic:blipFill>
                        <a:blip r:embed="rId35"/>
                        <a:stretch/>
                      </pic:blipFill>
                      <pic:spPr bwMode="auto">
                        <a:xfrm rot="0" flipH="0" flipV="0">
                          <a:off x="0" y="0"/>
                          <a:ext cx="1801497" cy="261845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1" o:spid="_x0000_s11" type="#_x0000_t75" style="width:141.85pt;height:206.18pt;mso-wrap-distance-left:0.00pt;mso-wrap-distance-top:0.00pt;mso-wrap-distance-right:0.00pt;mso-wrap-distance-bottom:0.00pt;rotation:0;" stroked="false">
                <v:path textboxrect="0,0,0,0"/>
                <v:imagedata r:id="rId35"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910655" cy="261845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86712" name=""/>
                        <pic:cNvPicPr>
                          <a:picLocks noChangeAspect="1"/>
                        </pic:cNvPicPr>
                        <pic:nvPr/>
                      </pic:nvPicPr>
                      <pic:blipFill>
                        <a:blip r:embed="rId36"/>
                        <a:stretch/>
                      </pic:blipFill>
                      <pic:spPr bwMode="auto">
                        <a:xfrm rot="0" flipH="0" flipV="0">
                          <a:off x="0" y="0"/>
                          <a:ext cx="1910655" cy="261845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width:150.45pt;height:206.18pt;mso-wrap-distance-left:0.00pt;mso-wrap-distance-top:0.00pt;mso-wrap-distance-right:0.00pt;mso-wrap-distance-bottom:0.00pt;rotation:0;" stroked="false">
                <v:path textboxrect="0,0,0,0"/>
                <v:imagedata r:id="rId36"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b w:val="0"/>
          <w:bCs w:val="0"/>
          <w:sz w:val="24"/>
          <w:szCs w:val="24"/>
          <w:highlight w:val="none"/>
          <w14:ligatures w14:val="none"/>
        </w:rPr>
      </w:pPr>
      <w:r>
        <w:rPr>
          <w:rFonts w:ascii="Times New Roman" w:hAnsi="Times New Roman" w:eastAsia="Times New Roman" w:cs="Times New Roman"/>
          <w:b w:val="0"/>
          <w:bCs w:val="0"/>
          <w:sz w:val="24"/>
          <w:szCs w:val="24"/>
          <w:highlight w:val="none"/>
        </w:rPr>
        <w:t xml:space="preserve">Figure C4</w:t>
      </w:r>
      <w:r>
        <w:rPr>
          <w:rFonts w:ascii="Times New Roman" w:hAnsi="Times New Roman" w:eastAsia="Times New Roman" w:cs="Times New Roman"/>
          <w:b w:val="0"/>
          <w:bCs w:val="0"/>
          <w:sz w:val="24"/>
          <w:szCs w:val="24"/>
          <w:highlight w:val="none"/>
          <w14:ligatures w14:val="none"/>
        </w:rPr>
        <w:t xml:space="preserve">                                Figure C5</w:t>
      </w:r>
      <w:r>
        <w:rPr>
          <w:rFonts w:ascii="Times New Roman" w:hAnsi="Times New Roman" w:eastAsia="Times New Roman" w:cs="Times New Roman"/>
          <w:b w:val="0"/>
          <w:bCs w:val="0"/>
          <w:sz w:val="24"/>
          <w:szCs w:val="24"/>
          <w:highlight w:val="none"/>
          <w14:ligatures w14:val="none"/>
        </w:rPr>
      </w:r>
      <w:r>
        <w:rPr>
          <w:rFonts w:ascii="Times New Roman" w:hAnsi="Times New Roman" w:eastAsia="Times New Roman" w:cs="Times New Roman"/>
          <w:b w:val="0"/>
          <w:bCs w:val="0"/>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800218" cy="2518338"/>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99280" name=""/>
                        <pic:cNvPicPr>
                          <a:picLocks noChangeAspect="1"/>
                        </pic:cNvPicPr>
                        <pic:nvPr/>
                      </pic:nvPicPr>
                      <pic:blipFill>
                        <a:blip r:embed="rId37"/>
                        <a:stretch/>
                      </pic:blipFill>
                      <pic:spPr bwMode="auto">
                        <a:xfrm flipH="0" flipV="0">
                          <a:off x="0" y="0"/>
                          <a:ext cx="1800217" cy="251833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3" o:spid="_x0000_s13" type="#_x0000_t75" style="width:141.75pt;height:198.29pt;mso-wrap-distance-left:0.00pt;mso-wrap-distance-top:0.00pt;mso-wrap-distance-right:0.00pt;mso-wrap-distance-bottom:0.00pt;" stroked="false">
                <v:path textboxrect="0,0,0,0"/>
                <v:imagedata r:id="rId37"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737653" cy="2518338"/>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6482" name=""/>
                        <pic:cNvPicPr>
                          <a:picLocks noChangeAspect="1"/>
                        </pic:cNvPicPr>
                        <pic:nvPr/>
                      </pic:nvPicPr>
                      <pic:blipFill>
                        <a:blip r:embed="rId38"/>
                        <a:stretch/>
                      </pic:blipFill>
                      <pic:spPr bwMode="auto">
                        <a:xfrm rot="0" flipH="0" flipV="0">
                          <a:off x="0" y="0"/>
                          <a:ext cx="1737653" cy="251833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4" o:spid="_x0000_s14" type="#_x0000_t75" style="width:136.82pt;height:198.29pt;mso-wrap-distance-left:0.00pt;mso-wrap-distance-top:0.00pt;mso-wrap-distance-right:0.00pt;mso-wrap-distance-bottom:0.00pt;rotation:0;" stroked="false">
                <v:path textboxrect="0,0,0,0"/>
                <v:imagedata r:id="rId38"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t xml:space="preserve">Figure D</w:t>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val="0"/>
          <w:bCs/>
          <w:i/>
          <w:sz w:val="24"/>
          <w:szCs w:val="24"/>
          <w:highlight w:val="none"/>
          <w14:ligatures w14:val="none"/>
        </w:rPr>
      </w:pP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val="0"/>
          <w:i/>
          <w:iCs/>
          <w:sz w:val="24"/>
          <w:szCs w:val="24"/>
        </w:rPr>
        <w:t xml:space="preserve">The Spanish commercial posters of goods with women of the 2020s</w:t>
      </w:r>
      <w:r>
        <w:rPr>
          <w:rFonts w:ascii="Times New Roman" w:hAnsi="Times New Roman" w:eastAsia="Times New Roman" w:cs="Times New Roman"/>
          <w:b w:val="0"/>
          <w:bCs/>
          <w:i/>
          <w:sz w:val="24"/>
          <w:szCs w:val="24"/>
          <w:highlight w:val="none"/>
          <w14:ligatures w14:val="none"/>
        </w:rPr>
      </w:r>
      <w:r>
        <w:rPr>
          <w:rFonts w:ascii="Times New Roman" w:hAnsi="Times New Roman" w:eastAsia="Times New Roman" w:cs="Times New Roman"/>
          <w:b w:val="0"/>
          <w:bCs/>
          <w:i/>
          <w:sz w:val="24"/>
          <w:szCs w:val="24"/>
          <w:highlight w:val="none"/>
          <w14:ligatures w14:val="none"/>
        </w:rPr>
      </w:r>
    </w:p>
    <w:p>
      <w:pPr>
        <w:jc w:val="left"/>
        <w:rPr>
          <w:rFonts w:ascii="Times New Roman" w:hAnsi="Times New Roman" w:eastAsia="Times New Roman" w:cs="Times New Roman"/>
          <w:b w:val="0"/>
          <w:bCs w:val="0"/>
          <w:sz w:val="24"/>
          <w:szCs w:val="24"/>
          <w:highlight w:val="none"/>
          <w14:ligatures w14:val="none"/>
        </w:rPr>
      </w:pPr>
      <w:r>
        <w:rPr>
          <w:rFonts w:ascii="Times New Roman" w:hAnsi="Times New Roman" w:eastAsia="Times New Roman" w:cs="Times New Roman"/>
          <w:b w:val="0"/>
          <w:bCs w:val="0"/>
          <w:sz w:val="24"/>
          <w:szCs w:val="24"/>
          <w:highlight w:val="none"/>
        </w:rPr>
        <w:t xml:space="preserve">Figure D1</w:t>
      </w:r>
      <w:r>
        <w:rPr>
          <w:rFonts w:ascii="Times New Roman" w:hAnsi="Times New Roman" w:eastAsia="Times New Roman" w:cs="Times New Roman"/>
          <w:b w:val="0"/>
          <w:bCs w:val="0"/>
          <w:sz w:val="24"/>
          <w:szCs w:val="24"/>
          <w:highlight w:val="none"/>
          <w14:ligatures w14:val="none"/>
        </w:rPr>
        <w:t xml:space="preserve">                                            Figure D2                          Figure D3</w:t>
      </w:r>
      <w:r>
        <w:rPr>
          <w:rFonts w:ascii="Times New Roman" w:hAnsi="Times New Roman" w:eastAsia="Times New Roman" w:cs="Times New Roman"/>
          <w:b w:val="0"/>
          <w:bCs w:val="0"/>
          <w:sz w:val="24"/>
          <w:szCs w:val="24"/>
          <w:highlight w:val="none"/>
          <w14:ligatures w14:val="none"/>
        </w:rPr>
      </w:r>
      <w:r>
        <w:rPr>
          <w:rFonts w:ascii="Times New Roman" w:hAnsi="Times New Roman" w:eastAsia="Times New Roman" w:cs="Times New Roman"/>
          <w:b w:val="0"/>
          <w:bCs w:val="0"/>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072761" cy="2715594"/>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35483" name=""/>
                        <pic:cNvPicPr>
                          <a:picLocks noChangeAspect="1"/>
                        </pic:cNvPicPr>
                        <pic:nvPr/>
                      </pic:nvPicPr>
                      <pic:blipFill>
                        <a:blip r:embed="rId39"/>
                        <a:stretch/>
                      </pic:blipFill>
                      <pic:spPr bwMode="auto">
                        <a:xfrm flipH="0" flipV="0">
                          <a:off x="0" y="0"/>
                          <a:ext cx="2072760" cy="271559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5" o:spid="_x0000_s15" type="#_x0000_t75" style="width:163.21pt;height:213.83pt;mso-wrap-distance-left:0.00pt;mso-wrap-distance-top:0.00pt;mso-wrap-distance-right:0.00pt;mso-wrap-distance-bottom:0.00pt;" stroked="false">
                <v:path textboxrect="0,0,0,0"/>
                <v:imagedata r:id="rId39"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826539" cy="272617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67601" name=""/>
                        <pic:cNvPicPr>
                          <a:picLocks noChangeAspect="1"/>
                        </pic:cNvPicPr>
                        <pic:nvPr/>
                      </pic:nvPicPr>
                      <pic:blipFill>
                        <a:blip r:embed="rId40"/>
                        <a:stretch/>
                      </pic:blipFill>
                      <pic:spPr bwMode="auto">
                        <a:xfrm rot="0" flipH="0" flipV="0">
                          <a:off x="0" y="0"/>
                          <a:ext cx="1826538" cy="272617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6" o:spid="_x0000_s16" type="#_x0000_t75" style="width:143.82pt;height:214.66pt;mso-wrap-distance-left:0.00pt;mso-wrap-distance-top:0.00pt;mso-wrap-distance-right:0.00pt;mso-wrap-distance-bottom:0.00pt;rotation:0;" stroked="false">
                <v:path textboxrect="0,0,0,0"/>
                <v:imagedata r:id="rId40"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937107" cy="2726178"/>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56376" name=""/>
                        <pic:cNvPicPr>
                          <a:picLocks noChangeAspect="1"/>
                        </pic:cNvPicPr>
                        <pic:nvPr/>
                      </pic:nvPicPr>
                      <pic:blipFill>
                        <a:blip r:embed="rId41"/>
                        <a:stretch/>
                      </pic:blipFill>
                      <pic:spPr bwMode="auto">
                        <a:xfrm rot="0" flipH="0" flipV="0">
                          <a:off x="0" y="0"/>
                          <a:ext cx="1937106" cy="2726177"/>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7" o:spid="_x0000_s17" type="#_x0000_t75" style="width:152.53pt;height:214.66pt;mso-wrap-distance-left:0.00pt;mso-wrap-distance-top:0.00pt;mso-wrap-distance-right:0.00pt;mso-wrap-distance-bottom:0.00pt;rotation:0;" stroked="false">
                <v:path textboxrect="0,0,0,0"/>
                <v:imagedata r:id="rId41"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val="0"/>
          <w:bCs w:val="0"/>
          <w:sz w:val="24"/>
          <w:szCs w:val="24"/>
          <w:highlight w:val="none"/>
          <w14:ligatures w14:val="none"/>
        </w:rPr>
        <w:t xml:space="preserve">Figure D4</w:t>
      </w:r>
      <w:r>
        <w:rPr>
          <w:rFonts w:ascii="Times New Roman" w:hAnsi="Times New Roman" w:eastAsia="Times New Roman" w:cs="Times New Roman"/>
          <w:b w:val="0"/>
          <w:bCs w:val="0"/>
          <w:sz w:val="24"/>
          <w:szCs w:val="24"/>
          <w:highlight w:val="none"/>
          <w14:ligatures w14:val="none"/>
        </w:rPr>
        <w:t xml:space="preserve">                                           Figure D5</w:t>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317042" cy="3122203"/>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58319" name=""/>
                        <pic:cNvPicPr>
                          <a:picLocks noChangeAspect="1"/>
                        </pic:cNvPicPr>
                        <pic:nvPr/>
                      </pic:nvPicPr>
                      <pic:blipFill>
                        <a:blip r:embed="rId42"/>
                        <a:stretch/>
                      </pic:blipFill>
                      <pic:spPr bwMode="auto">
                        <a:xfrm rot="0" flipH="0" flipV="0">
                          <a:off x="0" y="0"/>
                          <a:ext cx="2317041" cy="312220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8" o:spid="_x0000_s18" type="#_x0000_t75" style="width:182.44pt;height:245.84pt;mso-wrap-distance-left:0.00pt;mso-wrap-distance-top:0.00pt;mso-wrap-distance-right:0.00pt;mso-wrap-distance-bottom:0.00pt;rotation:0;" stroked="false">
                <v:path textboxrect="0,0,0,0"/>
                <v:imagedata r:id="rId42"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820802" cy="2969683"/>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08588" name=""/>
                        <pic:cNvPicPr>
                          <a:picLocks noChangeAspect="1"/>
                        </pic:cNvPicPr>
                        <pic:nvPr/>
                      </pic:nvPicPr>
                      <pic:blipFill>
                        <a:blip r:embed="rId43"/>
                        <a:stretch/>
                      </pic:blipFill>
                      <pic:spPr bwMode="auto">
                        <a:xfrm rot="0" flipH="0" flipV="0">
                          <a:off x="0" y="0"/>
                          <a:ext cx="1820801" cy="296968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9" o:spid="_x0000_s19" type="#_x0000_t75" style="width:143.37pt;height:233.83pt;mso-wrap-distance-left:0.00pt;mso-wrap-distance-top:0.00pt;mso-wrap-distance-right:0.00pt;mso-wrap-distance-bottom:0.00pt;rotation:0;" stroked="false">
                <v:path textboxrect="0,0,0,0"/>
                <v:imagedata r:id="rId43"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t xml:space="preserve">Figure E</w:t>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val="0"/>
          <w:bCs w:val="0"/>
          <w:i/>
          <w:sz w:val="24"/>
          <w:szCs w:val="24"/>
          <w:highlight w:val="none"/>
          <w14:ligatures w14:val="none"/>
        </w:rPr>
      </w:pPr>
      <w:r>
        <w:rPr>
          <w:rFonts w:ascii="Times New Roman" w:hAnsi="Times New Roman" w:eastAsia="Times New Roman" w:cs="Times New Roman"/>
          <w:b w:val="0"/>
          <w:bCs w:val="0"/>
          <w:i/>
          <w:iCs/>
          <w:sz w:val="24"/>
          <w:szCs w:val="24"/>
          <w:highlight w:val="none"/>
        </w:rPr>
      </w:r>
      <w:r>
        <w:rPr>
          <w:rFonts w:ascii="Times New Roman" w:hAnsi="Times New Roman" w:eastAsia="Times New Roman" w:cs="Times New Roman"/>
          <w:b w:val="0"/>
          <w:bCs w:val="0"/>
          <w:i/>
          <w:iCs/>
          <w:sz w:val="24"/>
          <w:szCs w:val="24"/>
        </w:rPr>
        <w:t xml:space="preserve">The Russian social and motivational ads of the 2020s</w:t>
      </w:r>
      <w:r>
        <w:rPr>
          <w:rFonts w:ascii="Times New Roman" w:hAnsi="Times New Roman" w:eastAsia="Times New Roman" w:cs="Times New Roman"/>
          <w:b w:val="0"/>
          <w:bCs w:val="0"/>
          <w:i/>
          <w:sz w:val="24"/>
          <w:szCs w:val="24"/>
          <w:highlight w:val="none"/>
          <w14:ligatures w14:val="none"/>
        </w:rPr>
      </w:r>
      <w:r>
        <w:rPr>
          <w:rFonts w:ascii="Times New Roman" w:hAnsi="Times New Roman" w:eastAsia="Times New Roman" w:cs="Times New Roman"/>
          <w:b w:val="0"/>
          <w:bCs w:val="0"/>
          <w:i/>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Figure E1</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560597" cy="1732043"/>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3152" name=""/>
                        <pic:cNvPicPr>
                          <a:picLocks noChangeAspect="1"/>
                        </pic:cNvPicPr>
                        <pic:nvPr/>
                      </pic:nvPicPr>
                      <pic:blipFill>
                        <a:blip r:embed="rId44"/>
                        <a:stretch/>
                      </pic:blipFill>
                      <pic:spPr bwMode="auto">
                        <a:xfrm flipH="0" flipV="0">
                          <a:off x="0" y="0"/>
                          <a:ext cx="3560596" cy="173204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0" o:spid="_x0000_s20" type="#_x0000_t75" style="width:280.36pt;height:136.38pt;mso-wrap-distance-left:0.00pt;mso-wrap-distance-top:0.00pt;mso-wrap-distance-right:0.00pt;mso-wrap-distance-bottom:0.00pt;" stroked="false">
                <v:path textboxrect="0,0,0,0"/>
                <v:imagedata r:id="rId44"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Figure E2</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616665" cy="2532408"/>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76784" name=""/>
                        <pic:cNvPicPr>
                          <a:picLocks noChangeAspect="1"/>
                        </pic:cNvPicPr>
                        <pic:nvPr/>
                      </pic:nvPicPr>
                      <pic:blipFill>
                        <a:blip r:embed="rId45"/>
                        <a:stretch/>
                      </pic:blipFill>
                      <pic:spPr bwMode="auto">
                        <a:xfrm flipH="0" flipV="0">
                          <a:off x="0" y="0"/>
                          <a:ext cx="3616664" cy="2532408"/>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1" o:spid="_x0000_s21" type="#_x0000_t75" style="width:284.78pt;height:199.40pt;mso-wrap-distance-left:0.00pt;mso-wrap-distance-top:0.00pt;mso-wrap-distance-right:0.00pt;mso-wrap-distance-bottom:0.00pt;" stroked="false">
                <v:path textboxrect="0,0,0,0"/>
                <v:imagedata r:id="rId45"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Figure E3</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3616665" cy="1932157"/>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01738" name=""/>
                        <pic:cNvPicPr>
                          <a:picLocks noChangeAspect="1"/>
                        </pic:cNvPicPr>
                        <pic:nvPr/>
                      </pic:nvPicPr>
                      <pic:blipFill>
                        <a:blip r:embed="rId46"/>
                        <a:stretch/>
                      </pic:blipFill>
                      <pic:spPr bwMode="auto">
                        <a:xfrm flipH="0" flipV="0">
                          <a:off x="0" y="0"/>
                          <a:ext cx="3616664" cy="1932156"/>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2" o:spid="_x0000_s22" type="#_x0000_t75" style="width:284.78pt;height:152.14pt;mso-wrap-distance-left:0.00pt;mso-wrap-distance-top:0.00pt;mso-wrap-distance-right:0.00pt;mso-wrap-distance-bottom:0.00pt;" stroked="false">
                <v:path textboxrect="0,0,0,0"/>
                <v:imagedata r:id="rId46"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Figure E4 </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4207215" cy="2100320"/>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19615" name=""/>
                        <pic:cNvPicPr>
                          <a:picLocks noChangeAspect="1"/>
                        </pic:cNvPicPr>
                        <pic:nvPr/>
                      </pic:nvPicPr>
                      <pic:blipFill>
                        <a:blip r:embed="rId47"/>
                        <a:stretch/>
                      </pic:blipFill>
                      <pic:spPr bwMode="auto">
                        <a:xfrm flipH="0" flipV="0">
                          <a:off x="0" y="0"/>
                          <a:ext cx="4207214" cy="210032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3" o:spid="_x0000_s23" type="#_x0000_t75" style="width:331.28pt;height:165.38pt;mso-wrap-distance-left:0.00pt;mso-wrap-distance-top:0.00pt;mso-wrap-distance-right:0.00pt;mso-wrap-distance-bottom:0.00pt;" stroked="false">
                <v:path textboxrect="0,0,0,0"/>
                <v:imagedata r:id="rId47"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t xml:space="preserve">Figure F</w:t>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val="0"/>
          <w:bCs/>
          <w:i/>
          <w:sz w:val="24"/>
          <w:szCs w:val="24"/>
          <w:highlight w:val="none"/>
          <w14:ligatures w14:val="none"/>
        </w:rPr>
      </w:pPr>
      <w:r>
        <w:rPr>
          <w:rFonts w:ascii="Times New Roman" w:hAnsi="Times New Roman" w:eastAsia="Times New Roman" w:cs="Times New Roman"/>
          <w:b w:val="0"/>
          <w:bCs w:val="0"/>
          <w:i/>
          <w:iCs/>
          <w:sz w:val="24"/>
          <w:szCs w:val="24"/>
        </w:rPr>
        <w:t xml:space="preserve">Russian commercial ads of goods of the 2020</w:t>
      </w:r>
      <w:r>
        <w:rPr>
          <w:rFonts w:ascii="Times New Roman" w:hAnsi="Times New Roman" w:eastAsia="Times New Roman" w:cs="Times New Roman"/>
          <w:b w:val="0"/>
          <w:bCs w:val="0"/>
          <w:i/>
          <w:iCs/>
          <w:sz w:val="24"/>
          <w:szCs w:val="24"/>
          <w:highlight w:val="none"/>
        </w:rPr>
        <w:t xml:space="preserve">s</w:t>
      </w:r>
      <w:r>
        <w:rPr>
          <w:rFonts w:ascii="Times New Roman" w:hAnsi="Times New Roman" w:eastAsia="Times New Roman" w:cs="Times New Roman"/>
          <w:b w:val="0"/>
          <w:bCs/>
          <w:i/>
          <w:sz w:val="24"/>
          <w:szCs w:val="24"/>
          <w:highlight w:val="none"/>
          <w14:ligatures w14:val="none"/>
        </w:rPr>
      </w:r>
      <w:r>
        <w:rPr>
          <w:rFonts w:ascii="Times New Roman" w:hAnsi="Times New Roman" w:eastAsia="Times New Roman" w:cs="Times New Roman"/>
          <w:b w:val="0"/>
          <w:bCs/>
          <w:i/>
          <w:sz w:val="24"/>
          <w:szCs w:val="24"/>
          <w:highlight w:val="none"/>
          <w14:ligatures w14:val="none"/>
        </w:rPr>
      </w:r>
    </w:p>
    <w:p>
      <w:pPr>
        <w:jc w:val="left"/>
        <w:rPr>
          <w:rFonts w:ascii="Times New Roman" w:hAnsi="Times New Roman" w:eastAsia="Times New Roman" w:cs="Times New Roman"/>
          <w:b w:val="0"/>
          <w:bCs w:val="0"/>
          <w:sz w:val="24"/>
          <w:szCs w:val="24"/>
          <w:highlight w:val="none"/>
          <w14:ligatures w14:val="none"/>
        </w:rPr>
      </w:pPr>
      <w:r>
        <w:rPr>
          <w:rFonts w:ascii="Times New Roman" w:hAnsi="Times New Roman" w:eastAsia="Times New Roman" w:cs="Times New Roman"/>
          <w:b w:val="0"/>
          <w:bCs w:val="0"/>
          <w:sz w:val="24"/>
          <w:szCs w:val="24"/>
          <w:highlight w:val="none"/>
        </w:rPr>
        <w:t xml:space="preserve"> </w:t>
      </w:r>
      <w:r>
        <w:rPr>
          <w:rFonts w:ascii="Times New Roman" w:hAnsi="Times New Roman" w:eastAsia="Times New Roman" w:cs="Times New Roman"/>
          <w:b w:val="0"/>
          <w:bCs w:val="0"/>
          <w:sz w:val="24"/>
          <w:szCs w:val="24"/>
          <w:highlight w:val="none"/>
        </w:rPr>
        <w:t xml:space="preserve">Figure F1</w:t>
      </w:r>
      <w:r>
        <w:rPr>
          <w:rFonts w:ascii="Times New Roman" w:hAnsi="Times New Roman" w:eastAsia="Times New Roman" w:cs="Times New Roman"/>
          <w:b w:val="0"/>
          <w:bCs w:val="0"/>
          <w:sz w:val="24"/>
          <w:szCs w:val="24"/>
          <w:highlight w:val="none"/>
          <w14:ligatures w14:val="none"/>
        </w:rPr>
        <w:t xml:space="preserve">                                     Figure F2                                     Figure F3</w:t>
      </w:r>
      <w:r>
        <w:rPr>
          <w:rFonts w:ascii="Times New Roman" w:hAnsi="Times New Roman" w:eastAsia="Times New Roman" w:cs="Times New Roman"/>
          <w:b w:val="0"/>
          <w:bCs w:val="0"/>
          <w:sz w:val="24"/>
          <w:szCs w:val="24"/>
          <w:highlight w:val="none"/>
          <w14:ligatures w14:val="none"/>
        </w:rPr>
      </w:r>
      <w:r>
        <w:rPr>
          <w:rFonts w:ascii="Times New Roman" w:hAnsi="Times New Roman" w:eastAsia="Times New Roman" w:cs="Times New Roman"/>
          <w:b w:val="0"/>
          <w:bCs w:val="0"/>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927762" cy="3043835"/>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64048" name=""/>
                        <pic:cNvPicPr>
                          <a:picLocks noChangeAspect="1"/>
                        </pic:cNvPicPr>
                        <pic:nvPr/>
                      </pic:nvPicPr>
                      <pic:blipFill>
                        <a:blip r:embed="rId48"/>
                        <a:stretch/>
                      </pic:blipFill>
                      <pic:spPr bwMode="auto">
                        <a:xfrm flipH="0" flipV="0">
                          <a:off x="0" y="0"/>
                          <a:ext cx="1927760" cy="304383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4" o:spid="_x0000_s24" type="#_x0000_t75" style="width:151.79pt;height:239.67pt;mso-wrap-distance-left:0.00pt;mso-wrap-distance-top:0.00pt;mso-wrap-distance-right:0.00pt;mso-wrap-distance-bottom:0.00pt;" stroked="false">
                <v:path textboxrect="0,0,0,0"/>
                <v:imagedata r:id="rId48"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927763" cy="3043835"/>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22811" name=""/>
                        <pic:cNvPicPr>
                          <a:picLocks noChangeAspect="1"/>
                        </pic:cNvPicPr>
                        <pic:nvPr/>
                      </pic:nvPicPr>
                      <pic:blipFill>
                        <a:blip r:embed="rId49"/>
                        <a:stretch/>
                      </pic:blipFill>
                      <pic:spPr bwMode="auto">
                        <a:xfrm rot="0" flipH="0" flipV="0">
                          <a:off x="0" y="0"/>
                          <a:ext cx="1927762" cy="304383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5" o:spid="_x0000_s25" type="#_x0000_t75" style="width:151.79pt;height:239.67pt;mso-wrap-distance-left:0.00pt;mso-wrap-distance-top:0.00pt;mso-wrap-distance-right:0.00pt;mso-wrap-distance-bottom:0.00pt;rotation:0;" stroked="false">
                <v:path textboxrect="0,0,0,0"/>
                <v:imagedata r:id="rId49"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965860" cy="304383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76287" name=""/>
                        <pic:cNvPicPr>
                          <a:picLocks noChangeAspect="1"/>
                        </pic:cNvPicPr>
                        <pic:nvPr/>
                      </pic:nvPicPr>
                      <pic:blipFill>
                        <a:blip r:embed="rId50"/>
                        <a:stretch/>
                      </pic:blipFill>
                      <pic:spPr bwMode="auto">
                        <a:xfrm rot="0" flipH="0" flipV="0">
                          <a:off x="0" y="0"/>
                          <a:ext cx="1965859" cy="304383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6" o:spid="_x0000_s26" type="#_x0000_t75" style="width:154.79pt;height:239.67pt;mso-wrap-distance-left:0.00pt;mso-wrap-distance-top:0.00pt;mso-wrap-distance-right:0.00pt;mso-wrap-distance-bottom:0.00pt;rotation:0;" stroked="false">
                <v:path textboxrect="0,0,0,0"/>
                <v:imagedata r:id="rId50"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b w:val="0"/>
          <w:bCs w:val="0"/>
          <w:sz w:val="24"/>
          <w:szCs w:val="24"/>
          <w:highlight w:val="none"/>
          <w14:ligatures w14:val="none"/>
        </w:rPr>
      </w:pPr>
      <w:r>
        <w:rPr>
          <w:rFonts w:ascii="Times New Roman" w:hAnsi="Times New Roman" w:eastAsia="Times New Roman" w:cs="Times New Roman"/>
          <w:b w:val="0"/>
          <w:bCs w:val="0"/>
          <w:sz w:val="24"/>
          <w:szCs w:val="24"/>
          <w:highlight w:val="none"/>
        </w:rPr>
      </w:r>
      <w:r>
        <w:rPr>
          <w:rFonts w:ascii="Times New Roman" w:hAnsi="Times New Roman" w:eastAsia="Times New Roman" w:cs="Times New Roman"/>
          <w:b w:val="0"/>
          <w:bCs w:val="0"/>
          <w:sz w:val="24"/>
          <w:szCs w:val="24"/>
          <w:highlight w:val="none"/>
          <w14:ligatures w14:val="none"/>
        </w:rPr>
        <w:t xml:space="preserve">Figure F4                                                Figure F5</w:t>
      </w:r>
      <w:r>
        <w:rPr>
          <w:rFonts w:ascii="Times New Roman" w:hAnsi="Times New Roman" w:eastAsia="Times New Roman" w:cs="Times New Roman"/>
          <w:b w:val="0"/>
          <w:bCs w:val="0"/>
          <w:sz w:val="24"/>
          <w:szCs w:val="24"/>
          <w:highlight w:val="none"/>
          <w14:ligatures w14:val="none"/>
        </w:rPr>
      </w:r>
      <w:r>
        <w:rPr>
          <w:rFonts w:ascii="Times New Roman" w:hAnsi="Times New Roman" w:eastAsia="Times New Roman" w:cs="Times New Roman"/>
          <w:b w:val="0"/>
          <w:bCs w:val="0"/>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293842" cy="2100983"/>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07415" name=""/>
                        <pic:cNvPicPr>
                          <a:picLocks noChangeAspect="1"/>
                        </pic:cNvPicPr>
                        <pic:nvPr/>
                      </pic:nvPicPr>
                      <pic:blipFill>
                        <a:blip r:embed="rId51"/>
                        <a:stretch/>
                      </pic:blipFill>
                      <pic:spPr bwMode="auto">
                        <a:xfrm rot="0" flipH="0" flipV="0">
                          <a:off x="0" y="0"/>
                          <a:ext cx="2293841" cy="210098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7" o:spid="_x0000_s27" type="#_x0000_t75" style="width:180.62pt;height:165.43pt;mso-wrap-distance-left:0.00pt;mso-wrap-distance-top:0.00pt;mso-wrap-distance-right:0.00pt;mso-wrap-distance-bottom:0.00pt;rotation:0;" stroked="false">
                <v:path textboxrect="0,0,0,0"/>
                <v:imagedata r:id="rId51"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984387" cy="2075134"/>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92904" name=""/>
                        <pic:cNvPicPr>
                          <a:picLocks noChangeAspect="1"/>
                        </pic:cNvPicPr>
                        <pic:nvPr/>
                      </pic:nvPicPr>
                      <pic:blipFill>
                        <a:blip r:embed="rId52"/>
                        <a:stretch/>
                      </pic:blipFill>
                      <pic:spPr bwMode="auto">
                        <a:xfrm rot="0" flipH="0" flipV="0">
                          <a:off x="0" y="0"/>
                          <a:ext cx="2984386" cy="207513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8" o:spid="_x0000_s28" type="#_x0000_t75" style="width:234.99pt;height:163.40pt;mso-wrap-distance-left:0.00pt;mso-wrap-distance-top:0.00pt;mso-wrap-distance-right:0.00pt;mso-wrap-distance-bottom:0.00pt;rotation:0;" stroked="false">
                <v:path textboxrect="0,0,0,0"/>
                <v:imagedata r:id="rId52"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Figure F6</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566823" cy="2384139"/>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06990" name=""/>
                        <pic:cNvPicPr>
                          <a:picLocks noChangeAspect="1"/>
                        </pic:cNvPicPr>
                        <pic:nvPr/>
                      </pic:nvPicPr>
                      <pic:blipFill>
                        <a:blip r:embed="rId53"/>
                        <a:stretch/>
                      </pic:blipFill>
                      <pic:spPr bwMode="auto">
                        <a:xfrm flipH="0" flipV="0">
                          <a:off x="0" y="0"/>
                          <a:ext cx="2566823" cy="238413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9" o:spid="_x0000_s29" type="#_x0000_t75" style="width:202.11pt;height:187.73pt;mso-wrap-distance-left:0.00pt;mso-wrap-distance-top:0.00pt;mso-wrap-distance-right:0.00pt;mso-wrap-distance-bottom:0.00pt;" stroked="false">
                <v:path textboxrect="0,0,0,0"/>
                <v:imagedata r:id="rId53"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b/>
          <w:bCs/>
          <w:sz w:val="24"/>
          <w:szCs w:val="24"/>
          <w14:ligatures w14:val="none"/>
        </w:rPr>
      </w:pPr>
      <w:r>
        <w:rPr>
          <w:rFonts w:ascii="Times New Roman" w:hAnsi="Times New Roman" w:eastAsia="Times New Roman" w:cs="Times New Roman"/>
          <w:b/>
          <w:bCs/>
          <w:sz w:val="24"/>
          <w:szCs w:val="24"/>
          <w:highlight w:val="none"/>
        </w:rPr>
        <w:t xml:space="preserve">Figure</w:t>
      </w:r>
      <w:r>
        <w:rPr>
          <w:rFonts w:ascii="Times New Roman" w:hAnsi="Times New Roman" w:eastAsia="Times New Roman" w:cs="Times New Roman"/>
          <w:b/>
          <w:bCs/>
          <w:sz w:val="24"/>
          <w:szCs w:val="24"/>
          <w:highlight w:val="none"/>
        </w:rPr>
        <w:t xml:space="preserve"> G</w:t>
      </w:r>
      <w:r>
        <w:rPr>
          <w:rFonts w:ascii="Times New Roman" w:hAnsi="Times New Roman" w:eastAsia="Times New Roman" w:cs="Times New Roman"/>
          <w:b/>
          <w:bCs/>
          <w:sz w:val="24"/>
          <w:szCs w:val="24"/>
          <w14:ligatures w14:val="none"/>
        </w:rPr>
      </w:r>
      <w:r>
        <w:rPr>
          <w:rFonts w:ascii="Times New Roman" w:hAnsi="Times New Roman" w:eastAsia="Times New Roman" w:cs="Times New Roman"/>
          <w:b/>
          <w:bCs/>
          <w:sz w:val="24"/>
          <w:szCs w:val="24"/>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b w:val="0"/>
          <w:bCs w:val="0"/>
          <w:i/>
          <w:iCs/>
          <w:sz w:val="24"/>
          <w:szCs w:val="24"/>
        </w:rPr>
        <w:t xml:space="preserve">Spanish social and motivational ads of the 2020s</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Figure G1</w:t>
      </w:r>
      <w:r>
        <w:rPr>
          <w:rFonts w:ascii="Times New Roman" w:hAnsi="Times New Roman" w:eastAsia="Times New Roman" w:cs="Times New Roman"/>
          <w:sz w:val="24"/>
          <w:szCs w:val="24"/>
          <w:highlight w:val="none"/>
          <w14:ligatures w14:val="none"/>
        </w:rPr>
        <w:t xml:space="preserve">                                        Figure G2                           Figure G3</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677994" cy="2700425"/>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36117" name=""/>
                        <pic:cNvPicPr>
                          <a:picLocks noChangeAspect="1"/>
                        </pic:cNvPicPr>
                        <pic:nvPr/>
                      </pic:nvPicPr>
                      <pic:blipFill>
                        <a:blip r:embed="rId54"/>
                        <a:stretch/>
                      </pic:blipFill>
                      <pic:spPr bwMode="auto">
                        <a:xfrm flipH="0" flipV="0">
                          <a:off x="0" y="0"/>
                          <a:ext cx="1677993" cy="270042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0" o:spid="_x0000_s30" type="#_x0000_t75" style="width:132.13pt;height:212.63pt;mso-wrap-distance-left:0.00pt;mso-wrap-distance-top:0.00pt;mso-wrap-distance-right:0.00pt;mso-wrap-distance-bottom:0.00pt;" stroked="false">
                <v:path textboxrect="0,0,0,0"/>
                <v:imagedata r:id="rId54"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040292" cy="270042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44982" name=""/>
                        <pic:cNvPicPr>
                          <a:picLocks noChangeAspect="1"/>
                        </pic:cNvPicPr>
                        <pic:nvPr/>
                      </pic:nvPicPr>
                      <pic:blipFill>
                        <a:blip r:embed="rId55"/>
                        <a:stretch/>
                      </pic:blipFill>
                      <pic:spPr bwMode="auto">
                        <a:xfrm rot="0" flipH="0" flipV="0">
                          <a:off x="0" y="0"/>
                          <a:ext cx="2040291" cy="270042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1" o:spid="_x0000_s31" type="#_x0000_t75" style="width:160.65pt;height:212.63pt;mso-wrap-distance-left:0.00pt;mso-wrap-distance-top:0.00pt;mso-wrap-distance-right:0.00pt;mso-wrap-distance-bottom:0.00pt;rotation:0;" stroked="false">
                <v:path textboxrect="0,0,0,0"/>
                <v:imagedata r:id="rId55"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106363" cy="2700425"/>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10164" name=""/>
                        <pic:cNvPicPr>
                          <a:picLocks noChangeAspect="1"/>
                        </pic:cNvPicPr>
                        <pic:nvPr/>
                      </pic:nvPicPr>
                      <pic:blipFill>
                        <a:blip r:embed="rId56"/>
                        <a:stretch/>
                      </pic:blipFill>
                      <pic:spPr bwMode="auto">
                        <a:xfrm rot="0" flipH="0" flipV="0">
                          <a:off x="0" y="0"/>
                          <a:ext cx="2106362" cy="270042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2" o:spid="_x0000_s32" type="#_x0000_t75" style="width:165.86pt;height:212.63pt;mso-wrap-distance-left:0.00pt;mso-wrap-distance-top:0.00pt;mso-wrap-distance-right:0.00pt;mso-wrap-distance-bottom:0.00pt;rotation:0;" stroked="false">
                <v:path textboxrect="0,0,0,0"/>
                <v:imagedata r:id="rId56"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t xml:space="preserve">  Figure G4</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303641" cy="3048210"/>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47661" name=""/>
                        <pic:cNvPicPr>
                          <a:picLocks noChangeAspect="1"/>
                        </pic:cNvPicPr>
                        <pic:nvPr/>
                      </pic:nvPicPr>
                      <pic:blipFill>
                        <a:blip r:embed="rId57"/>
                        <a:stretch/>
                      </pic:blipFill>
                      <pic:spPr bwMode="auto">
                        <a:xfrm rot="0" flipH="0" flipV="0">
                          <a:off x="0" y="0"/>
                          <a:ext cx="2303641" cy="304820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3" o:spid="_x0000_s33" type="#_x0000_t75" style="width:181.39pt;height:240.02pt;mso-wrap-distance-left:0.00pt;mso-wrap-distance-top:0.00pt;mso-wrap-distance-right:0.00pt;mso-wrap-distance-bottom:0.00pt;rotation:0;" stroked="false">
                <v:path textboxrect="0,0,0,0"/>
                <v:imagedata r:id="rId57"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b/>
          <w:bCs/>
          <w:sz w:val="24"/>
          <w:szCs w:val="24"/>
          <w:highlight w:val="none"/>
          <w14:ligatures w14:val="none"/>
        </w:rPr>
      </w:pPr>
      <w:r>
        <w:rPr>
          <w:rFonts w:ascii="Times New Roman" w:hAnsi="Times New Roman" w:eastAsia="Times New Roman" w:cs="Times New Roman"/>
          <w:b/>
          <w:bCs/>
          <w:sz w:val="24"/>
          <w:szCs w:val="24"/>
          <w:highlight w:val="none"/>
        </w:rPr>
        <w:t xml:space="preserve">Figure H</w:t>
      </w:r>
      <w:r>
        <w:rPr>
          <w:rFonts w:ascii="Times New Roman" w:hAnsi="Times New Roman" w:eastAsia="Times New Roman" w:cs="Times New Roman"/>
          <w:b/>
          <w:bCs/>
          <w:sz w:val="24"/>
          <w:szCs w:val="24"/>
          <w:highlight w:val="none"/>
          <w14:ligatures w14:val="none"/>
        </w:rPr>
      </w:r>
      <w:r>
        <w:rPr>
          <w:rFonts w:ascii="Times New Roman" w:hAnsi="Times New Roman" w:eastAsia="Times New Roman" w:cs="Times New Roman"/>
          <w:b/>
          <w:bCs/>
          <w:sz w:val="24"/>
          <w:szCs w:val="24"/>
          <w:highlight w:val="none"/>
          <w14:ligatures w14:val="none"/>
        </w:rPr>
      </w:r>
    </w:p>
    <w:p>
      <w:pPr>
        <w:jc w:val="left"/>
        <w:rPr>
          <w:rFonts w:ascii="Times New Roman" w:hAnsi="Times New Roman" w:eastAsia="Times New Roman" w:cs="Times New Roman"/>
          <w:b w:val="0"/>
          <w:bCs/>
          <w:i/>
          <w:sz w:val="24"/>
          <w:szCs w:val="24"/>
          <w:highlight w:val="none"/>
          <w14:ligatures w14:val="none"/>
        </w:rPr>
      </w:pPr>
      <w:r>
        <w:rPr>
          <w:rFonts w:ascii="Times New Roman" w:hAnsi="Times New Roman" w:eastAsia="Times New Roman" w:cs="Times New Roman"/>
          <w:b w:val="0"/>
          <w:bCs w:val="0"/>
          <w:i/>
          <w:iCs/>
          <w:sz w:val="24"/>
          <w:szCs w:val="24"/>
        </w:rPr>
        <w:t xml:space="preserve">Spanish commercial ads of goods of the 2020s</w:t>
      </w:r>
      <w:r>
        <w:rPr>
          <w:rFonts w:ascii="Times New Roman" w:hAnsi="Times New Roman" w:eastAsia="Times New Roman" w:cs="Times New Roman"/>
          <w:b w:val="0"/>
          <w:bCs/>
          <w:i/>
          <w:sz w:val="24"/>
          <w:szCs w:val="24"/>
          <w:highlight w:val="none"/>
          <w14:ligatures w14:val="none"/>
        </w:rPr>
      </w:r>
      <w:r>
        <w:rPr>
          <w:rFonts w:ascii="Times New Roman" w:hAnsi="Times New Roman" w:eastAsia="Times New Roman" w:cs="Times New Roman"/>
          <w:b w:val="0"/>
          <w:bCs/>
          <w:i/>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Figure H1</w:t>
      </w:r>
      <w:r>
        <w:rPr>
          <w:rFonts w:ascii="Times New Roman" w:hAnsi="Times New Roman" w:eastAsia="Times New Roman" w:cs="Times New Roman"/>
          <w:sz w:val="24"/>
          <w:szCs w:val="24"/>
          <w:highlight w:val="none"/>
          <w14:ligatures w14:val="none"/>
        </w:rPr>
        <w:t xml:space="preserve">                                          Figure H2                               Figure H3</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023466" cy="2767134"/>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78260" name=""/>
                        <pic:cNvPicPr>
                          <a:picLocks noChangeAspect="1"/>
                        </pic:cNvPicPr>
                        <pic:nvPr/>
                      </pic:nvPicPr>
                      <pic:blipFill>
                        <a:blip r:embed="rId58"/>
                        <a:stretch/>
                      </pic:blipFill>
                      <pic:spPr bwMode="auto">
                        <a:xfrm flipH="0" flipV="0">
                          <a:off x="0" y="0"/>
                          <a:ext cx="2023466" cy="276713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4" o:spid="_x0000_s34" type="#_x0000_t75" style="width:159.33pt;height:217.88pt;mso-wrap-distance-left:0.00pt;mso-wrap-distance-top:0.00pt;mso-wrap-distance-right:0.00pt;mso-wrap-distance-bottom:0.00pt;" stroked="false">
                <v:path textboxrect="0,0,0,0"/>
                <v:imagedata r:id="rId58"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874895" cy="2767134"/>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86070" name=""/>
                        <pic:cNvPicPr>
                          <a:picLocks noChangeAspect="1"/>
                        </pic:cNvPicPr>
                        <pic:nvPr/>
                      </pic:nvPicPr>
                      <pic:blipFill>
                        <a:blip r:embed="rId59"/>
                        <a:stretch/>
                      </pic:blipFill>
                      <pic:spPr bwMode="auto">
                        <a:xfrm rot="0" flipH="0" flipV="0">
                          <a:off x="0" y="0"/>
                          <a:ext cx="1874894" cy="276713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5" o:spid="_x0000_s35" type="#_x0000_t75" style="width:147.63pt;height:217.88pt;mso-wrap-distance-left:0.00pt;mso-wrap-distance-top:0.00pt;mso-wrap-distance-right:0.00pt;mso-wrap-distance-bottom:0.00pt;rotation:0;" stroked="false">
                <v:path textboxrect="0,0,0,0"/>
                <v:imagedata r:id="rId59"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1961288" cy="2767134"/>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46799" name=""/>
                        <pic:cNvPicPr>
                          <a:picLocks noChangeAspect="1"/>
                        </pic:cNvPicPr>
                        <pic:nvPr/>
                      </pic:nvPicPr>
                      <pic:blipFill>
                        <a:blip r:embed="rId60"/>
                        <a:stretch/>
                      </pic:blipFill>
                      <pic:spPr bwMode="auto">
                        <a:xfrm rot="0" flipH="0" flipV="0">
                          <a:off x="0" y="0"/>
                          <a:ext cx="1961287" cy="2767132"/>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6" o:spid="_x0000_s36" type="#_x0000_t75" style="width:154.43pt;height:217.88pt;mso-wrap-distance-left:0.00pt;mso-wrap-distance-top:0.00pt;mso-wrap-distance-right:0.00pt;mso-wrap-distance-bottom:0.00pt;rotation:0;" stroked="false">
                <v:path textboxrect="0,0,0,0"/>
                <v:imagedata r:id="rId60"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Figure H4</w:t>
      </w:r>
      <w:r>
        <w:rPr>
          <w:rFonts w:ascii="Times New Roman" w:hAnsi="Times New Roman" w:eastAsia="Times New Roman" w:cs="Times New Roman"/>
          <w:sz w:val="24"/>
          <w:szCs w:val="24"/>
          <w:highlight w:val="none"/>
          <w14:ligatures w14:val="none"/>
        </w:rPr>
        <w:t xml:space="preserve">                                                   Figure H5</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511442" cy="2904351"/>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29363" name=""/>
                        <pic:cNvPicPr>
                          <a:picLocks noChangeAspect="1"/>
                        </pic:cNvPicPr>
                        <pic:nvPr/>
                      </pic:nvPicPr>
                      <pic:blipFill>
                        <a:blip r:embed="rId61"/>
                        <a:stretch/>
                      </pic:blipFill>
                      <pic:spPr bwMode="auto">
                        <a:xfrm flipH="0" flipV="0">
                          <a:off x="0" y="0"/>
                          <a:ext cx="2511441" cy="290435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7" o:spid="_x0000_s37" type="#_x0000_t75" style="width:197.75pt;height:228.69pt;mso-wrap-distance-left:0.00pt;mso-wrap-distance-top:0.00pt;mso-wrap-distance-right:0.00pt;mso-wrap-distance-bottom:0.00pt;" stroked="false">
                <v:path textboxrect="0,0,0,0"/>
                <v:imagedata r:id="rId61"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120211" cy="2904351"/>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51560" name=""/>
                        <pic:cNvPicPr>
                          <a:picLocks noChangeAspect="1"/>
                        </pic:cNvPicPr>
                        <pic:nvPr/>
                      </pic:nvPicPr>
                      <pic:blipFill>
                        <a:blip r:embed="rId62"/>
                        <a:stretch/>
                      </pic:blipFill>
                      <pic:spPr bwMode="auto">
                        <a:xfrm rot="0" flipH="0" flipV="0">
                          <a:off x="0" y="0"/>
                          <a:ext cx="2120210" cy="2904350"/>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8" o:spid="_x0000_s38" type="#_x0000_t75" style="width:166.95pt;height:228.69pt;mso-wrap-distance-left:0.00pt;mso-wrap-distance-top:0.00pt;mso-wrap-distance-right:0.00pt;mso-wrap-distance-bottom:0.00pt;rotation:0;" stroked="false">
                <v:path textboxrect="0,0,0,0"/>
                <v:imagedata r:id="rId62" o:title=""/>
              </v:shape>
            </w:pict>
          </mc:Fallback>
        </mc:AlternateContent>
      </w:r>
      <w:r>
        <w:rPr>
          <w:rFonts w:ascii="Times New Roman" w:hAnsi="Times New Roman" w:eastAsia="Times New Roman" w:cs="Times New Roman"/>
          <w:sz w:val="24"/>
          <w:szCs w:val="24"/>
          <w:highlight w:val="none"/>
          <w14:ligatures w14:val="none"/>
        </w:rPr>
        <w:t xml:space="preserve"> </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14:ligatures w14:val="none"/>
        </w:rPr>
        <w:t xml:space="preserve">Figure H6</w: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mc:AlternateContent>
          <mc:Choice Requires="wpg">
            <w:drawing>
              <wp:inline xmlns:wp="http://schemas.openxmlformats.org/drawingml/2006/wordprocessingDrawing" distT="0" distB="0" distL="0" distR="0">
                <wp:extent cx="2459133" cy="2459133"/>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477890" name=""/>
                        <pic:cNvPicPr>
                          <a:picLocks noChangeAspect="1"/>
                        </pic:cNvPicPr>
                        <pic:nvPr/>
                      </pic:nvPicPr>
                      <pic:blipFill>
                        <a:blip r:embed="rId63"/>
                        <a:stretch/>
                      </pic:blipFill>
                      <pic:spPr bwMode="auto">
                        <a:xfrm flipH="0" flipV="0">
                          <a:off x="0" y="0"/>
                          <a:ext cx="2459133" cy="2459133"/>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9" o:spid="_x0000_s39" type="#_x0000_t75" style="width:193.63pt;height:193.63pt;mso-wrap-distance-left:0.00pt;mso-wrap-distance-top:0.00pt;mso-wrap-distance-right:0.00pt;mso-wrap-distance-bottom:0.00pt;" stroked="false">
                <v:path textboxrect="0,0,0,0"/>
                <v:imagedata r:id="rId63" o:title=""/>
              </v:shape>
            </w:pict>
          </mc:Fallback>
        </mc:AlternateContent>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p>
      <w:pPr>
        <w:jc w:val="left"/>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14:ligatures w14:val="none"/>
        </w:rPr>
      </w:r>
      <w:r>
        <w:rPr>
          <w:rFonts w:ascii="Times New Roman" w:hAnsi="Times New Roman" w:eastAsia="Times New Roman" w:cs="Times New Roman"/>
          <w:sz w:val="24"/>
          <w:szCs w:val="24"/>
          <w:highlight w:val="none"/>
          <w14:ligatures w14:val="none"/>
        </w:rPr>
      </w:r>
    </w:p>
    <w:sectPr>
      <w:headerReference w:type="default" r:id="rId10"/>
      <w:footnotePr/>
      <w:endnotePr/>
      <w:type w:val="nextPage"/>
      <w:pgSz w:w="11906" w:h="16838" w:orient="portrait"/>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Liberation Sans">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8"/>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6"/>
      <w:jc w:val="right"/>
    </w:pPr>
    <w:r/>
    <w:r/>
  </w:p>
  <w:p>
    <w:pPr>
      <w:pStyle w:val="726"/>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26"/>
      <w:jc w:val="right"/>
    </w:pPr>
    <w:fldSimple w:instr="PAGE \* MERGEFORMAT">
      <w:r>
        <w:t xml:space="preserve">4</w:t>
      </w:r>
    </w:fldSimple>
    <w:r/>
    <w:r/>
  </w:p>
  <w:p>
    <w:pPr>
      <w:pStyle w:val="726"/>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right"/>
      <w:pPr>
        <w:ind w:left="709" w:hanging="360"/>
      </w:pPr>
      <w:rPr>
        <w:rFonts w:ascii="Times New Roman" w:hAnsi="Times New Roman" w:eastAsia="Times New Roman" w:cs="Times New Roman"/>
        <w:color w:val="000000"/>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1">
    <w:multiLevelType w:val="hybridMultilevel"/>
    <w:lvl w:ilvl="0">
      <w:start w:val="1"/>
      <w:numFmt w:val="decimal"/>
      <w:isLgl w:val="false"/>
      <w:suff w:val="tab"/>
      <w:lvlText w:val="%1."/>
      <w:lvlJc w:val="right"/>
      <w:pPr>
        <w:ind w:left="709" w:hanging="360"/>
      </w:pPr>
      <w:rPr>
        <w:rFonts w:ascii="Times New Roman" w:hAnsi="Times New Roman" w:eastAsia="Times New Roman" w:cs="Times New Roman"/>
        <w:color w:val="000000"/>
        <w:sz w:val="24"/>
      </w:rPr>
    </w:lvl>
    <w:lvl w:ilvl="1">
      <w:start w:val="1"/>
      <w:numFmt w:val="decimal"/>
      <w:isLgl w:val="false"/>
      <w:suff w:val="tab"/>
      <w:lvlText w:val="%2."/>
      <w:lvlJc w:val="right"/>
      <w:pPr>
        <w:ind w:left="1429" w:hanging="360"/>
      </w:pPr>
    </w:lvl>
    <w:lvl w:ilvl="2">
      <w:start w:val="1"/>
      <w:numFmt w:val="decimal"/>
      <w:isLgl w:val="false"/>
      <w:suff w:val="tab"/>
      <w:lvlText w:val="%3."/>
      <w:lvlJc w:val="right"/>
      <w:pPr>
        <w:ind w:left="2149" w:hanging="180"/>
      </w:pPr>
    </w:lvl>
    <w:lvl w:ilvl="3">
      <w:start w:val="1"/>
      <w:numFmt w:val="decimal"/>
      <w:isLgl w:val="false"/>
      <w:suff w:val="tab"/>
      <w:lvlText w:val="%4."/>
      <w:lvlJc w:val="right"/>
      <w:pPr>
        <w:ind w:left="2869" w:hanging="360"/>
      </w:pPr>
    </w:lvl>
    <w:lvl w:ilvl="4">
      <w:start w:val="1"/>
      <w:numFmt w:val="decimal"/>
      <w:isLgl w:val="false"/>
      <w:suff w:val="tab"/>
      <w:lvlText w:val="%5."/>
      <w:lvlJc w:val="right"/>
      <w:pPr>
        <w:ind w:left="3589" w:hanging="360"/>
      </w:pPr>
    </w:lvl>
    <w:lvl w:ilvl="5">
      <w:start w:val="1"/>
      <w:numFmt w:val="decimal"/>
      <w:isLgl w:val="false"/>
      <w:suff w:val="tab"/>
      <w:lvlText w:val="%6."/>
      <w:lvlJc w:val="right"/>
      <w:pPr>
        <w:ind w:left="4309" w:hanging="180"/>
      </w:pPr>
    </w:lvl>
    <w:lvl w:ilvl="6">
      <w:start w:val="1"/>
      <w:numFmt w:val="decimal"/>
      <w:isLgl w:val="false"/>
      <w:suff w:val="tab"/>
      <w:lvlText w:val="%7."/>
      <w:lvlJc w:val="right"/>
      <w:pPr>
        <w:ind w:left="5029" w:hanging="360"/>
      </w:pPr>
    </w:lvl>
    <w:lvl w:ilvl="7">
      <w:start w:val="1"/>
      <w:numFmt w:val="decimal"/>
      <w:isLgl w:val="false"/>
      <w:suff w:val="tab"/>
      <w:lvlText w:val="%8."/>
      <w:lvlJc w:val="right"/>
      <w:pPr>
        <w:ind w:left="5749" w:hanging="360"/>
      </w:pPr>
    </w:lvl>
    <w:lvl w:ilvl="8">
      <w:start w:val="1"/>
      <w:numFmt w:val="decimal"/>
      <w:isLgl w:val="false"/>
      <w:suff w:val="tab"/>
      <w:lvlText w:val="%9."/>
      <w:lvlJc w:val="right"/>
      <w:pPr>
        <w:ind w:left="6469" w:hanging="180"/>
      </w:pPr>
    </w:lvl>
  </w:abstractNum>
  <w:abstractNum w:abstractNumId="2">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00">
    <w:name w:val="Heading 1"/>
    <w:basedOn w:val="876"/>
    <w:next w:val="876"/>
    <w:uiPriority w:val="9"/>
    <w:qFormat/>
    <w:pPr>
      <w:keepLines/>
      <w:keepNext/>
      <w:spacing w:before="480" w:after="200"/>
      <w:outlineLvl w:val="0"/>
    </w:pPr>
    <w:rPr>
      <w:rFonts w:ascii="Liberation Sans" w:hAnsi="Liberation Sans" w:eastAsia="Liberation Sans" w:cs="Liberation Sans"/>
      <w:sz w:val="40"/>
      <w:szCs w:val="40"/>
    </w:rPr>
  </w:style>
  <w:style w:type="character" w:styleId="701">
    <w:name w:val="Heading 1 Char"/>
    <w:link w:val="700"/>
    <w:uiPriority w:val="9"/>
    <w:rPr>
      <w:rFonts w:ascii="Liberation Sans" w:hAnsi="Liberation Sans" w:eastAsia="Liberation Sans" w:cs="Liberation Sans"/>
    </w:rPr>
  </w:style>
  <w:style w:type="paragraph" w:styleId="702">
    <w:name w:val="Heading 2"/>
    <w:basedOn w:val="700"/>
    <w:next w:val="876"/>
    <w:link w:val="703"/>
    <w:uiPriority w:val="9"/>
    <w:unhideWhenUsed/>
    <w:qFormat/>
    <w:rPr>
      <w:rFonts w:ascii="Liberation Sans" w:hAnsi="Liberation Sans" w:eastAsia="Liberation Sans" w:cs="Liberation Sans"/>
    </w:rPr>
  </w:style>
  <w:style w:type="character" w:styleId="703">
    <w:name w:val="Heading 2 Char"/>
    <w:link w:val="702"/>
    <w:uiPriority w:val="9"/>
    <w:rPr>
      <w:rFonts w:ascii="Liberation Sans" w:hAnsi="Liberation Sans" w:eastAsia="Liberation Sans" w:cs="Liberation Sans"/>
      <w:sz w:val="34"/>
    </w:rPr>
  </w:style>
  <w:style w:type="paragraph" w:styleId="704">
    <w:name w:val="Heading 3"/>
    <w:basedOn w:val="876"/>
    <w:next w:val="876"/>
    <w:link w:val="705"/>
    <w:uiPriority w:val="9"/>
    <w:unhideWhenUsed/>
    <w:qFormat/>
    <w:pPr>
      <w:keepLines/>
      <w:keepNext/>
      <w:spacing w:before="320" w:after="200"/>
      <w:outlineLvl w:val="2"/>
    </w:pPr>
    <w:rPr>
      <w:rFonts w:ascii="Liberation Sans" w:hAnsi="Liberation Sans" w:eastAsia="Arial" w:cs="Liberation Sans"/>
      <w:sz w:val="30"/>
      <w:szCs w:val="30"/>
    </w:rPr>
  </w:style>
  <w:style w:type="character" w:styleId="705">
    <w:name w:val="Heading 3 Char"/>
    <w:link w:val="704"/>
    <w:uiPriority w:val="9"/>
    <w:rPr>
      <w:rFonts w:ascii="Liberation Sans" w:hAnsi="Liberation Sans" w:cs="Liberation Sans"/>
    </w:rPr>
  </w:style>
  <w:style w:type="paragraph" w:styleId="706">
    <w:name w:val="Heading 4"/>
    <w:basedOn w:val="876"/>
    <w:next w:val="876"/>
    <w:link w:val="707"/>
    <w:uiPriority w:val="9"/>
    <w:unhideWhenUsed/>
    <w:qFormat/>
    <w:pPr>
      <w:keepLines/>
      <w:keepNext/>
      <w:spacing w:before="320" w:after="200"/>
      <w:outlineLvl w:val="3"/>
    </w:pPr>
    <w:rPr>
      <w:rFonts w:ascii="Liberation Sans" w:hAnsi="Liberation Sans" w:eastAsia="Liberation Sans" w:cs="Liberation Sans"/>
      <w:b/>
      <w:bCs/>
      <w:sz w:val="26"/>
      <w:szCs w:val="26"/>
    </w:rPr>
  </w:style>
  <w:style w:type="character" w:styleId="707">
    <w:name w:val="Heading 4 Char"/>
    <w:link w:val="706"/>
    <w:uiPriority w:val="9"/>
    <w:rPr>
      <w:rFonts w:ascii="Liberation Sans" w:hAnsi="Liberation Sans" w:eastAsia="Liberation Sans" w:cs="Liberation Sans"/>
    </w:rPr>
  </w:style>
  <w:style w:type="paragraph" w:styleId="708">
    <w:name w:val="Heading 5"/>
    <w:basedOn w:val="876"/>
    <w:next w:val="876"/>
    <w:link w:val="709"/>
    <w:uiPriority w:val="9"/>
    <w:unhideWhenUsed/>
    <w:qFormat/>
    <w:pPr>
      <w:keepLines/>
      <w:keepNext/>
      <w:spacing w:before="320" w:after="200"/>
      <w:outlineLvl w:val="4"/>
    </w:pPr>
    <w:rPr>
      <w:rFonts w:ascii="Liberation Sans" w:hAnsi="Liberation Sans" w:eastAsia="Liberation Sans" w:cs="Liberation Sans"/>
      <w:b/>
      <w:bCs/>
      <w:sz w:val="24"/>
      <w:szCs w:val="24"/>
    </w:rPr>
  </w:style>
  <w:style w:type="character" w:styleId="709">
    <w:name w:val="Heading 5 Char"/>
    <w:link w:val="708"/>
    <w:uiPriority w:val="9"/>
    <w:rPr>
      <w:rFonts w:ascii="Liberation Sans" w:hAnsi="Liberation Sans" w:eastAsia="Liberation Sans" w:cs="Liberation Sans"/>
    </w:rPr>
  </w:style>
  <w:style w:type="paragraph" w:styleId="710">
    <w:name w:val="Heading 6"/>
    <w:basedOn w:val="876"/>
    <w:next w:val="876"/>
    <w:link w:val="711"/>
    <w:uiPriority w:val="9"/>
    <w:unhideWhenUsed/>
    <w:qFormat/>
    <w:pPr>
      <w:keepLines/>
      <w:keepNext/>
      <w:spacing w:before="320" w:after="200"/>
      <w:outlineLvl w:val="5"/>
    </w:pPr>
    <w:rPr>
      <w:rFonts w:ascii="Liberation Sans" w:hAnsi="Liberation Sans" w:eastAsia="Liberation Sans" w:cs="Liberation Sans"/>
      <w:b/>
      <w:bCs/>
      <w:sz w:val="22"/>
      <w:szCs w:val="22"/>
    </w:rPr>
  </w:style>
  <w:style w:type="character" w:styleId="711">
    <w:name w:val="Heading 6 Char"/>
    <w:link w:val="710"/>
    <w:uiPriority w:val="9"/>
    <w:rPr>
      <w:rFonts w:ascii="Liberation Sans" w:hAnsi="Liberation Sans" w:eastAsia="Liberation Sans" w:cs="Liberation Sans"/>
    </w:rPr>
  </w:style>
  <w:style w:type="paragraph" w:styleId="712">
    <w:name w:val="Heading 7"/>
    <w:basedOn w:val="876"/>
    <w:next w:val="876"/>
    <w:link w:val="713"/>
    <w:uiPriority w:val="9"/>
    <w:unhideWhenUsed/>
    <w:qFormat/>
    <w:pPr>
      <w:keepLines/>
      <w:keepNext/>
      <w:spacing w:before="320" w:after="200"/>
      <w:outlineLvl w:val="6"/>
    </w:pPr>
    <w:rPr>
      <w:rFonts w:ascii="Liberation Sans" w:hAnsi="Liberation Sans" w:eastAsia="Liberation Sans" w:cs="Liberation Sans"/>
      <w:b/>
      <w:bCs/>
      <w:i/>
      <w:iCs/>
      <w:sz w:val="22"/>
      <w:szCs w:val="22"/>
    </w:rPr>
  </w:style>
  <w:style w:type="character" w:styleId="713">
    <w:name w:val="Heading 7 Char"/>
    <w:link w:val="712"/>
    <w:uiPriority w:val="9"/>
    <w:rPr>
      <w:rFonts w:ascii="Liberation Sans" w:hAnsi="Liberation Sans" w:eastAsia="Liberation Sans" w:cs="Liberation Sans"/>
    </w:rPr>
  </w:style>
  <w:style w:type="paragraph" w:styleId="714">
    <w:name w:val="Heading 8"/>
    <w:basedOn w:val="876"/>
    <w:next w:val="876"/>
    <w:link w:val="715"/>
    <w:uiPriority w:val="9"/>
    <w:unhideWhenUsed/>
    <w:qFormat/>
    <w:pPr>
      <w:keepLines/>
      <w:keepNext/>
      <w:spacing w:before="320" w:after="200"/>
      <w:outlineLvl w:val="7"/>
    </w:pPr>
    <w:rPr>
      <w:rFonts w:ascii="Liberation Sans" w:hAnsi="Liberation Sans" w:eastAsia="Liberation Sans" w:cs="Liberation Sans"/>
      <w:i/>
      <w:iCs/>
      <w:sz w:val="22"/>
      <w:szCs w:val="22"/>
    </w:rPr>
  </w:style>
  <w:style w:type="character" w:styleId="715">
    <w:name w:val="Heading 8 Char"/>
    <w:link w:val="714"/>
    <w:uiPriority w:val="9"/>
    <w:rPr>
      <w:rFonts w:ascii="Liberation Sans" w:hAnsi="Liberation Sans" w:eastAsia="Liberation Sans" w:cs="Liberation Sans"/>
    </w:rPr>
  </w:style>
  <w:style w:type="paragraph" w:styleId="716">
    <w:name w:val="Heading 9"/>
    <w:basedOn w:val="876"/>
    <w:next w:val="876"/>
    <w:link w:val="717"/>
    <w:uiPriority w:val="9"/>
    <w:unhideWhenUsed/>
    <w:qFormat/>
    <w:pPr>
      <w:keepLines/>
      <w:keepNext/>
      <w:spacing w:before="320" w:after="200"/>
      <w:outlineLvl w:val="8"/>
    </w:pPr>
    <w:rPr>
      <w:rFonts w:ascii="Liberation Sans" w:hAnsi="Liberation Sans" w:eastAsia="Liberation Sans" w:cs="Liberation Sans"/>
      <w:i/>
      <w:iCs/>
      <w:sz w:val="21"/>
      <w:szCs w:val="21"/>
    </w:rPr>
  </w:style>
  <w:style w:type="character" w:styleId="717">
    <w:name w:val="Heading 9 Char"/>
    <w:link w:val="716"/>
    <w:uiPriority w:val="9"/>
    <w:rPr>
      <w:rFonts w:ascii="Liberation Sans" w:hAnsi="Liberation Sans" w:eastAsia="Liberation Sans" w:cs="Liberation Sans"/>
    </w:rPr>
  </w:style>
  <w:style w:type="paragraph" w:styleId="718">
    <w:name w:val="Title"/>
    <w:basedOn w:val="876"/>
    <w:next w:val="876"/>
    <w:link w:val="719"/>
    <w:uiPriority w:val="10"/>
    <w:qFormat/>
    <w:pPr>
      <w:contextualSpacing/>
      <w:spacing w:before="300" w:after="200"/>
    </w:pPr>
    <w:rPr>
      <w:sz w:val="48"/>
      <w:szCs w:val="48"/>
    </w:rPr>
  </w:style>
  <w:style w:type="character" w:styleId="719">
    <w:name w:val="Title Char"/>
    <w:link w:val="718"/>
    <w:uiPriority w:val="10"/>
    <w:rPr>
      <w:sz w:val="48"/>
      <w:szCs w:val="48"/>
    </w:rPr>
  </w:style>
  <w:style w:type="paragraph" w:styleId="720">
    <w:name w:val="Subtitle"/>
    <w:basedOn w:val="876"/>
    <w:next w:val="876"/>
    <w:link w:val="721"/>
    <w:uiPriority w:val="11"/>
    <w:qFormat/>
    <w:pPr>
      <w:spacing w:before="200" w:after="200"/>
    </w:pPr>
    <w:rPr>
      <w:sz w:val="24"/>
      <w:szCs w:val="24"/>
    </w:rPr>
  </w:style>
  <w:style w:type="character" w:styleId="721">
    <w:name w:val="Subtitle Char"/>
    <w:link w:val="720"/>
    <w:uiPriority w:val="11"/>
    <w:rPr>
      <w:sz w:val="24"/>
      <w:szCs w:val="24"/>
    </w:rPr>
  </w:style>
  <w:style w:type="paragraph" w:styleId="722">
    <w:name w:val="Quote"/>
    <w:basedOn w:val="876"/>
    <w:next w:val="876"/>
    <w:link w:val="723"/>
    <w:uiPriority w:val="29"/>
    <w:qFormat/>
    <w:pPr>
      <w:ind w:left="720" w:right="720"/>
    </w:pPr>
    <w:rPr>
      <w:i/>
    </w:rPr>
  </w:style>
  <w:style w:type="character" w:styleId="723">
    <w:name w:val="Quote Char"/>
    <w:link w:val="722"/>
    <w:uiPriority w:val="29"/>
    <w:rPr>
      <w:i/>
    </w:rPr>
  </w:style>
  <w:style w:type="paragraph" w:styleId="724">
    <w:name w:val="Intense Quote"/>
    <w:basedOn w:val="876"/>
    <w:next w:val="876"/>
    <w:link w:val="725"/>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725">
    <w:name w:val="Intense Quote Char"/>
    <w:link w:val="724"/>
    <w:uiPriority w:val="30"/>
    <w:rPr>
      <w:i/>
    </w:rPr>
  </w:style>
  <w:style w:type="paragraph" w:styleId="726">
    <w:name w:val="Header"/>
    <w:basedOn w:val="876"/>
    <w:link w:val="727"/>
    <w:uiPriority w:val="99"/>
    <w:unhideWhenUsed/>
    <w:pPr>
      <w:spacing w:after="0" w:line="240" w:lineRule="auto"/>
      <w:tabs>
        <w:tab w:val="center" w:pos="7143" w:leader="none"/>
        <w:tab w:val="right" w:pos="14287" w:leader="none"/>
      </w:tabs>
    </w:pPr>
  </w:style>
  <w:style w:type="character" w:styleId="727">
    <w:name w:val="Header Char"/>
    <w:link w:val="726"/>
    <w:uiPriority w:val="99"/>
  </w:style>
  <w:style w:type="paragraph" w:styleId="728">
    <w:name w:val="Footer"/>
    <w:basedOn w:val="876"/>
    <w:link w:val="731"/>
    <w:uiPriority w:val="99"/>
    <w:unhideWhenUsed/>
    <w:pPr>
      <w:spacing w:after="0" w:line="240" w:lineRule="auto"/>
      <w:tabs>
        <w:tab w:val="center" w:pos="7143" w:leader="none"/>
        <w:tab w:val="right" w:pos="14287" w:leader="none"/>
      </w:tabs>
    </w:pPr>
  </w:style>
  <w:style w:type="character" w:styleId="729">
    <w:name w:val="Footer Char"/>
    <w:link w:val="728"/>
    <w:uiPriority w:val="99"/>
  </w:style>
  <w:style w:type="paragraph" w:styleId="730">
    <w:name w:val="Caption"/>
    <w:basedOn w:val="876"/>
    <w:next w:val="876"/>
    <w:uiPriority w:val="35"/>
    <w:semiHidden/>
    <w:unhideWhenUsed/>
    <w:qFormat/>
    <w:pPr>
      <w:spacing w:line="276" w:lineRule="auto"/>
    </w:pPr>
    <w:rPr>
      <w:b/>
      <w:bCs/>
      <w:color w:val="4f81bd" w:themeColor="accent1"/>
      <w:sz w:val="18"/>
      <w:szCs w:val="18"/>
    </w:rPr>
  </w:style>
  <w:style w:type="character" w:styleId="731">
    <w:name w:val="Caption Char"/>
    <w:basedOn w:val="730"/>
    <w:link w:val="728"/>
    <w:uiPriority w:val="99"/>
  </w:style>
  <w:style w:type="table" w:styleId="732">
    <w:name w:val="Table Grid"/>
    <w:basedOn w:val="877"/>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733">
    <w:name w:val="Table Grid Light"/>
    <w:basedOn w:val="87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734">
    <w:name w:val="Plain Table 1"/>
    <w:basedOn w:val="877"/>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735">
    <w:name w:val="Plain Table 2"/>
    <w:basedOn w:val="877"/>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736">
    <w:name w:val="Plain Table 3"/>
    <w:basedOn w:val="87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737">
    <w:name w:val="Plain Table 4"/>
    <w:basedOn w:val="87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738">
    <w:name w:val="Plain Table 5"/>
    <w:basedOn w:val="877"/>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739">
    <w:name w:val="Grid Table 1 Light"/>
    <w:basedOn w:val="877"/>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740">
    <w:name w:val="Grid Table 1 Light - Accent 1"/>
    <w:basedOn w:val="87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741">
    <w:name w:val="Grid Table 1 Light - Accent 2"/>
    <w:basedOn w:val="87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742">
    <w:name w:val="Grid Table 1 Light - Accent 3"/>
    <w:basedOn w:val="87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743">
    <w:name w:val="Grid Table 1 Light - Accent 4"/>
    <w:basedOn w:val="87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744">
    <w:name w:val="Grid Table 1 Light - Accent 5"/>
    <w:basedOn w:val="87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745">
    <w:name w:val="Grid Table 1 Light - Accent 6"/>
    <w:basedOn w:val="87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746">
    <w:name w:val="Grid Table 2"/>
    <w:basedOn w:val="87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747">
    <w:name w:val="Grid Table 2 - Accent 1"/>
    <w:basedOn w:val="87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748">
    <w:name w:val="Grid Table 2 - Accent 2"/>
    <w:basedOn w:val="87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749">
    <w:name w:val="Grid Table 2 - Accent 3"/>
    <w:basedOn w:val="87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750">
    <w:name w:val="Grid Table 2 - Accent 4"/>
    <w:basedOn w:val="87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751">
    <w:name w:val="Grid Table 2 - Accent 5"/>
    <w:basedOn w:val="87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752">
    <w:name w:val="Grid Table 2 - Accent 6"/>
    <w:basedOn w:val="87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753">
    <w:name w:val="Grid Table 3"/>
    <w:basedOn w:val="877"/>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4">
    <w:name w:val="Grid Table 3 - Accent 1"/>
    <w:basedOn w:val="877"/>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5">
    <w:name w:val="Grid Table 3 - Accent 2"/>
    <w:basedOn w:val="877"/>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6">
    <w:name w:val="Grid Table 3 - Accent 3"/>
    <w:basedOn w:val="877"/>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7">
    <w:name w:val="Grid Table 3 - Accent 4"/>
    <w:basedOn w:val="877"/>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8">
    <w:name w:val="Grid Table 3 - Accent 5"/>
    <w:basedOn w:val="877"/>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9">
    <w:name w:val="Grid Table 3 - Accent 6"/>
    <w:basedOn w:val="877"/>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0">
    <w:name w:val="Grid Table 4"/>
    <w:basedOn w:val="877"/>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61">
    <w:name w:val="Grid Table 4 - Accent 1"/>
    <w:basedOn w:val="877"/>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62">
    <w:name w:val="Grid Table 4 - Accent 2"/>
    <w:basedOn w:val="877"/>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63">
    <w:name w:val="Grid Table 4 - Accent 3"/>
    <w:basedOn w:val="877"/>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764">
    <w:name w:val="Grid Table 4 - Accent 4"/>
    <w:basedOn w:val="877"/>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765">
    <w:name w:val="Grid Table 4 - Accent 5"/>
    <w:basedOn w:val="877"/>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766">
    <w:name w:val="Grid Table 4 - Accent 6"/>
    <w:basedOn w:val="877"/>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767">
    <w:name w:val="Grid Table 5 Dark"/>
    <w:basedOn w:val="8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768">
    <w:name w:val="Grid Table 5 Dark- Accent 1"/>
    <w:basedOn w:val="8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769">
    <w:name w:val="Grid Table 5 Dark - Accent 2"/>
    <w:basedOn w:val="8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770">
    <w:name w:val="Grid Table 5 Dark - Accent 3"/>
    <w:basedOn w:val="8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771">
    <w:name w:val="Grid Table 5 Dark- Accent 4"/>
    <w:basedOn w:val="8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772">
    <w:name w:val="Grid Table 5 Dark - Accent 5"/>
    <w:basedOn w:val="8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773">
    <w:name w:val="Grid Table 5 Dark - Accent 6"/>
    <w:basedOn w:val="877"/>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774">
    <w:name w:val="Grid Table 6 Colorful"/>
    <w:basedOn w:val="877"/>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775">
    <w:name w:val="Grid Table 6 Colorful - Accent 1"/>
    <w:basedOn w:val="877"/>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776">
    <w:name w:val="Grid Table 6 Colorful - Accent 2"/>
    <w:basedOn w:val="87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777">
    <w:name w:val="Grid Table 6 Colorful - Accent 3"/>
    <w:basedOn w:val="877"/>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778">
    <w:name w:val="Grid Table 6 Colorful - Accent 4"/>
    <w:basedOn w:val="87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779">
    <w:name w:val="Grid Table 6 Colorful - Accent 5"/>
    <w:basedOn w:val="877"/>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80">
    <w:name w:val="Grid Table 6 Colorful - Accent 6"/>
    <w:basedOn w:val="877"/>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781">
    <w:name w:val="Grid Table 7 Colorful"/>
    <w:basedOn w:val="877"/>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782">
    <w:name w:val="Grid Table 7 Colorful - Accent 1"/>
    <w:basedOn w:val="877"/>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783">
    <w:name w:val="Grid Table 7 Colorful - Accent 2"/>
    <w:basedOn w:val="877"/>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784">
    <w:name w:val="Grid Table 7 Colorful - Accent 3"/>
    <w:basedOn w:val="877"/>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785">
    <w:name w:val="Grid Table 7 Colorful - Accent 4"/>
    <w:basedOn w:val="877"/>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786">
    <w:name w:val="Grid Table 7 Colorful - Accent 5"/>
    <w:basedOn w:val="877"/>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787">
    <w:name w:val="Grid Table 7 Colorful - Accent 6"/>
    <w:basedOn w:val="877"/>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788">
    <w:name w:val="List Table 1 Light"/>
    <w:basedOn w:val="877"/>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789">
    <w:name w:val="List Table 1 Light - Accent 1"/>
    <w:basedOn w:val="877"/>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790">
    <w:name w:val="List Table 1 Light - Accent 2"/>
    <w:basedOn w:val="877"/>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791">
    <w:name w:val="List Table 1 Light - Accent 3"/>
    <w:basedOn w:val="877"/>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792">
    <w:name w:val="List Table 1 Light - Accent 4"/>
    <w:basedOn w:val="877"/>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793">
    <w:name w:val="List Table 1 Light - Accent 5"/>
    <w:basedOn w:val="877"/>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794">
    <w:name w:val="List Table 1 Light - Accent 6"/>
    <w:basedOn w:val="877"/>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795">
    <w:name w:val="List Table 2"/>
    <w:basedOn w:val="877"/>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796">
    <w:name w:val="List Table 2 - Accent 1"/>
    <w:basedOn w:val="877"/>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797">
    <w:name w:val="List Table 2 - Accent 2"/>
    <w:basedOn w:val="877"/>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798">
    <w:name w:val="List Table 2 - Accent 3"/>
    <w:basedOn w:val="877"/>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799">
    <w:name w:val="List Table 2 - Accent 4"/>
    <w:basedOn w:val="877"/>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800">
    <w:name w:val="List Table 2 - Accent 5"/>
    <w:basedOn w:val="877"/>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801">
    <w:name w:val="List Table 2 - Accent 6"/>
    <w:basedOn w:val="877"/>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802">
    <w:name w:val="List Table 3"/>
    <w:basedOn w:val="87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803">
    <w:name w:val="List Table 3 - Accent 1"/>
    <w:basedOn w:val="877"/>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804">
    <w:name w:val="List Table 3 - Accent 2"/>
    <w:basedOn w:val="877"/>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805">
    <w:name w:val="List Table 3 - Accent 3"/>
    <w:basedOn w:val="877"/>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806">
    <w:name w:val="List Table 3 - Accent 4"/>
    <w:basedOn w:val="877"/>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807">
    <w:name w:val="List Table 3 - Accent 5"/>
    <w:basedOn w:val="877"/>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808">
    <w:name w:val="List Table 3 - Accent 6"/>
    <w:basedOn w:val="877"/>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809">
    <w:name w:val="List Table 4"/>
    <w:basedOn w:val="877"/>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810">
    <w:name w:val="List Table 4 - Accent 1"/>
    <w:basedOn w:val="877"/>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811">
    <w:name w:val="List Table 4 - Accent 2"/>
    <w:basedOn w:val="877"/>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812">
    <w:name w:val="List Table 4 - Accent 3"/>
    <w:basedOn w:val="877"/>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813">
    <w:name w:val="List Table 4 - Accent 4"/>
    <w:basedOn w:val="877"/>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814">
    <w:name w:val="List Table 4 - Accent 5"/>
    <w:basedOn w:val="877"/>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815">
    <w:name w:val="List Table 4 - Accent 6"/>
    <w:basedOn w:val="877"/>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816">
    <w:name w:val="List Table 5 Dark"/>
    <w:basedOn w:val="877"/>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7">
    <w:name w:val="List Table 5 Dark - Accent 1"/>
    <w:basedOn w:val="877"/>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8">
    <w:name w:val="List Table 5 Dark - Accent 2"/>
    <w:basedOn w:val="877"/>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19">
    <w:name w:val="List Table 5 Dark - Accent 3"/>
    <w:basedOn w:val="877"/>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20">
    <w:name w:val="List Table 5 Dark - Accent 4"/>
    <w:basedOn w:val="877"/>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21">
    <w:name w:val="List Table 5 Dark - Accent 5"/>
    <w:basedOn w:val="877"/>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22">
    <w:name w:val="List Table 5 Dark - Accent 6"/>
    <w:basedOn w:val="877"/>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823">
    <w:name w:val="List Table 6 Colorful"/>
    <w:basedOn w:val="877"/>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824">
    <w:name w:val="List Table 6 Colorful - Accent 1"/>
    <w:basedOn w:val="877"/>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825">
    <w:name w:val="List Table 6 Colorful - Accent 2"/>
    <w:basedOn w:val="877"/>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826">
    <w:name w:val="List Table 6 Colorful - Accent 3"/>
    <w:basedOn w:val="877"/>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827">
    <w:name w:val="List Table 6 Colorful - Accent 4"/>
    <w:basedOn w:val="877"/>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828">
    <w:name w:val="List Table 6 Colorful - Accent 5"/>
    <w:basedOn w:val="877"/>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829">
    <w:name w:val="List Table 6 Colorful - Accent 6"/>
    <w:basedOn w:val="877"/>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830">
    <w:name w:val="List Table 7 Colorful"/>
    <w:basedOn w:val="877"/>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831">
    <w:name w:val="List Table 7 Colorful - Accent 1"/>
    <w:basedOn w:val="877"/>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45d8d" w:themeColor="accent1" w:themeShade="95"/>
        <w:sz w:val="22"/>
      </w:rPr>
    </w:tblStylePr>
  </w:style>
  <w:style w:type="table" w:styleId="832">
    <w:name w:val="List Table 7 Colorful - Accent 2"/>
    <w:basedOn w:val="877"/>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833">
    <w:name w:val="List Table 7 Colorful - Accent 3"/>
    <w:basedOn w:val="877"/>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834">
    <w:name w:val="List Table 7 Colorful - Accent 4"/>
    <w:basedOn w:val="877"/>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835">
    <w:name w:val="List Table 7 Colorful - Accent 5"/>
    <w:basedOn w:val="877"/>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5e9e" w:themeColor="accent5" w:themeTint="9A" w:themeShade="95"/>
        <w:sz w:val="22"/>
      </w:rPr>
    </w:tblStylePr>
  </w:style>
  <w:style w:type="table" w:styleId="836">
    <w:name w:val="List Table 7 Colorful - Accent 6"/>
    <w:basedOn w:val="877"/>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837">
    <w:name w:val="Lined - Accent"/>
    <w:basedOn w:val="8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38">
    <w:name w:val="Lined - Accent 1"/>
    <w:basedOn w:val="8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839">
    <w:name w:val="Lined - Accent 2"/>
    <w:basedOn w:val="8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40">
    <w:name w:val="Lined - Accent 3"/>
    <w:basedOn w:val="8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41">
    <w:name w:val="Lined - Accent 4"/>
    <w:basedOn w:val="8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42">
    <w:name w:val="Lined - Accent 5"/>
    <w:basedOn w:val="8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843">
    <w:name w:val="Lined - Accent 6"/>
    <w:basedOn w:val="877"/>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44">
    <w:name w:val="Bordered &amp; Lined - Accent"/>
    <w:basedOn w:val="877"/>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845">
    <w:name w:val="Bordered &amp; Lined - Accent 1"/>
    <w:basedOn w:val="877"/>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846">
    <w:name w:val="Bordered &amp; Lined - Accent 2"/>
    <w:basedOn w:val="877"/>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847">
    <w:name w:val="Bordered &amp; Lined - Accent 3"/>
    <w:basedOn w:val="877"/>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848">
    <w:name w:val="Bordered &amp; Lined - Accent 4"/>
    <w:basedOn w:val="877"/>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849">
    <w:name w:val="Bordered &amp; Lined - Accent 5"/>
    <w:basedOn w:val="877"/>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850">
    <w:name w:val="Bordered &amp; Lined - Accent 6"/>
    <w:basedOn w:val="877"/>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851">
    <w:name w:val="Bordered"/>
    <w:basedOn w:val="877"/>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852">
    <w:name w:val="Bordered - Accent 1"/>
    <w:basedOn w:val="877"/>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853">
    <w:name w:val="Bordered - Accent 2"/>
    <w:basedOn w:val="877"/>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854">
    <w:name w:val="Bordered - Accent 3"/>
    <w:basedOn w:val="877"/>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855">
    <w:name w:val="Bordered - Accent 4"/>
    <w:basedOn w:val="877"/>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856">
    <w:name w:val="Bordered - Accent 5"/>
    <w:basedOn w:val="877"/>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857">
    <w:name w:val="Bordered - Accent 6"/>
    <w:basedOn w:val="877"/>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858">
    <w:name w:val="Hyperlink"/>
    <w:uiPriority w:val="99"/>
    <w:unhideWhenUsed/>
    <w:rPr>
      <w:color w:val="0000ff" w:themeColor="hyperlink"/>
      <w:u w:val="single"/>
    </w:rPr>
  </w:style>
  <w:style w:type="paragraph" w:styleId="859">
    <w:name w:val="footnote text"/>
    <w:basedOn w:val="876"/>
    <w:link w:val="860"/>
    <w:uiPriority w:val="99"/>
    <w:semiHidden/>
    <w:unhideWhenUsed/>
    <w:pPr>
      <w:spacing w:after="40" w:line="240" w:lineRule="auto"/>
    </w:pPr>
    <w:rPr>
      <w:sz w:val="18"/>
    </w:rPr>
  </w:style>
  <w:style w:type="character" w:styleId="860">
    <w:name w:val="Footnote Text Char"/>
    <w:link w:val="859"/>
    <w:uiPriority w:val="99"/>
    <w:rPr>
      <w:sz w:val="18"/>
    </w:rPr>
  </w:style>
  <w:style w:type="character" w:styleId="861">
    <w:name w:val="footnote reference"/>
    <w:uiPriority w:val="99"/>
    <w:unhideWhenUsed/>
    <w:rPr>
      <w:vertAlign w:val="superscript"/>
    </w:rPr>
  </w:style>
  <w:style w:type="paragraph" w:styleId="862">
    <w:name w:val="endnote text"/>
    <w:basedOn w:val="876"/>
    <w:link w:val="863"/>
    <w:uiPriority w:val="99"/>
    <w:semiHidden/>
    <w:unhideWhenUsed/>
    <w:pPr>
      <w:spacing w:after="0" w:line="240" w:lineRule="auto"/>
    </w:pPr>
    <w:rPr>
      <w:sz w:val="20"/>
    </w:rPr>
  </w:style>
  <w:style w:type="character" w:styleId="863">
    <w:name w:val="Endnote Text Char"/>
    <w:link w:val="862"/>
    <w:uiPriority w:val="99"/>
    <w:rPr>
      <w:sz w:val="20"/>
    </w:rPr>
  </w:style>
  <w:style w:type="character" w:styleId="864">
    <w:name w:val="endnote reference"/>
    <w:uiPriority w:val="99"/>
    <w:semiHidden/>
    <w:unhideWhenUsed/>
    <w:rPr>
      <w:vertAlign w:val="superscript"/>
    </w:rPr>
  </w:style>
  <w:style w:type="paragraph" w:styleId="865">
    <w:name w:val="toc 1"/>
    <w:basedOn w:val="876"/>
    <w:next w:val="876"/>
    <w:uiPriority w:val="39"/>
    <w:unhideWhenUsed/>
    <w:pPr>
      <w:ind w:left="0" w:right="0" w:firstLine="0"/>
      <w:spacing w:after="57"/>
    </w:pPr>
  </w:style>
  <w:style w:type="paragraph" w:styleId="866">
    <w:name w:val="toc 2"/>
    <w:basedOn w:val="876"/>
    <w:next w:val="876"/>
    <w:uiPriority w:val="39"/>
    <w:unhideWhenUsed/>
    <w:pPr>
      <w:ind w:left="283" w:right="0" w:firstLine="0"/>
      <w:spacing w:after="57"/>
    </w:pPr>
  </w:style>
  <w:style w:type="paragraph" w:styleId="867">
    <w:name w:val="toc 3"/>
    <w:basedOn w:val="876"/>
    <w:next w:val="876"/>
    <w:uiPriority w:val="39"/>
    <w:unhideWhenUsed/>
    <w:pPr>
      <w:ind w:left="567" w:right="0" w:firstLine="0"/>
      <w:spacing w:after="57"/>
    </w:pPr>
  </w:style>
  <w:style w:type="paragraph" w:styleId="868">
    <w:name w:val="toc 4"/>
    <w:basedOn w:val="876"/>
    <w:next w:val="876"/>
    <w:uiPriority w:val="39"/>
    <w:unhideWhenUsed/>
    <w:pPr>
      <w:ind w:left="850" w:right="0" w:firstLine="0"/>
      <w:spacing w:after="57"/>
    </w:pPr>
  </w:style>
  <w:style w:type="paragraph" w:styleId="869">
    <w:name w:val="toc 5"/>
    <w:basedOn w:val="876"/>
    <w:next w:val="876"/>
    <w:uiPriority w:val="39"/>
    <w:unhideWhenUsed/>
    <w:pPr>
      <w:ind w:left="1134" w:right="0" w:firstLine="0"/>
      <w:spacing w:after="57"/>
    </w:pPr>
  </w:style>
  <w:style w:type="paragraph" w:styleId="870">
    <w:name w:val="toc 6"/>
    <w:basedOn w:val="876"/>
    <w:next w:val="876"/>
    <w:uiPriority w:val="39"/>
    <w:unhideWhenUsed/>
    <w:pPr>
      <w:ind w:left="1417" w:right="0" w:firstLine="0"/>
      <w:spacing w:after="57"/>
    </w:pPr>
  </w:style>
  <w:style w:type="paragraph" w:styleId="871">
    <w:name w:val="toc 7"/>
    <w:basedOn w:val="876"/>
    <w:next w:val="876"/>
    <w:uiPriority w:val="39"/>
    <w:unhideWhenUsed/>
    <w:pPr>
      <w:ind w:left="1701" w:right="0" w:firstLine="0"/>
      <w:spacing w:after="57"/>
    </w:pPr>
  </w:style>
  <w:style w:type="paragraph" w:styleId="872">
    <w:name w:val="toc 8"/>
    <w:basedOn w:val="876"/>
    <w:next w:val="876"/>
    <w:uiPriority w:val="39"/>
    <w:unhideWhenUsed/>
    <w:pPr>
      <w:ind w:left="1984" w:right="0" w:firstLine="0"/>
      <w:spacing w:after="57"/>
    </w:pPr>
  </w:style>
  <w:style w:type="paragraph" w:styleId="873">
    <w:name w:val="toc 9"/>
    <w:basedOn w:val="876"/>
    <w:next w:val="876"/>
    <w:uiPriority w:val="39"/>
    <w:unhideWhenUsed/>
    <w:pPr>
      <w:ind w:left="2268" w:right="0" w:firstLine="0"/>
      <w:spacing w:after="57"/>
    </w:pPr>
  </w:style>
  <w:style w:type="paragraph" w:styleId="874">
    <w:name w:val="TOC Heading"/>
    <w:uiPriority w:val="39"/>
    <w:unhideWhenUsed/>
  </w:style>
  <w:style w:type="paragraph" w:styleId="875">
    <w:name w:val="table of figures"/>
    <w:basedOn w:val="876"/>
    <w:next w:val="876"/>
    <w:uiPriority w:val="99"/>
    <w:unhideWhenUsed/>
    <w:pPr>
      <w:spacing w:after="0" w:afterAutospacing="0"/>
    </w:pPr>
  </w:style>
  <w:style w:type="paragraph" w:styleId="876" w:default="1">
    <w:name w:val="Normal"/>
    <w:qFormat/>
    <w:rPr>
      <w:rFonts w:ascii="Liberation Sans" w:hAnsi="Liberation Sans" w:eastAsia="Liberation Sans" w:cs="Liberation Sans"/>
      <w:sz w:val="20"/>
      <w:szCs w:val="20"/>
    </w:rPr>
  </w:style>
  <w:style w:type="table" w:styleId="877" w:default="1">
    <w:name w:val="Normal Table"/>
    <w:uiPriority w:val="99"/>
    <w:semiHidden/>
    <w:unhideWhenUsed/>
    <w:tblPr>
      <w:tblInd w:w="0" w:type="dxa"/>
      <w:tblCellMar>
        <w:left w:w="108" w:type="dxa"/>
        <w:top w:w="0" w:type="dxa"/>
        <w:right w:w="108" w:type="dxa"/>
        <w:bottom w:w="0" w:type="dxa"/>
      </w:tblCellMar>
    </w:tblPr>
  </w:style>
  <w:style w:type="numbering" w:styleId="878" w:default="1">
    <w:name w:val="No List"/>
    <w:uiPriority w:val="99"/>
    <w:semiHidden/>
    <w:unhideWhenUsed/>
  </w:style>
  <w:style w:type="paragraph" w:styleId="879">
    <w:name w:val="No Spacing"/>
    <w:basedOn w:val="876"/>
    <w:uiPriority w:val="1"/>
    <w:qFormat/>
    <w:pPr>
      <w:spacing w:after="0" w:line="240" w:lineRule="auto"/>
    </w:pPr>
  </w:style>
  <w:style w:type="paragraph" w:styleId="880">
    <w:name w:val="List Paragraph"/>
    <w:basedOn w:val="876"/>
    <w:uiPriority w:val="34"/>
    <w:qFormat/>
    <w:pPr>
      <w:contextualSpacing/>
      <w:ind w:left="720"/>
    </w:pPr>
  </w:style>
  <w:style w:type="character" w:styleId="881" w:default="1">
    <w:name w:val="Default Paragraph Font"/>
    <w:uiPriority w:val="1"/>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hyperlink" Target="https://froggyads.com/blog/motivational-advertisements-2/)." TargetMode="External"/><Relationship Id="rId13" Type="http://schemas.openxmlformats.org/officeDocument/2006/relationships/hyperlink" Target="https://www.consultant.ru/document/cons_doc_LAW_58968/f98edd6a9fb0881245dfb14c4d05c1842f907350/" TargetMode="External"/><Relationship Id="rId14" Type="http://schemas.openxmlformats.org/officeDocument/2006/relationships/hyperlink" Target="https://doi.org/10.7256/2454-0617.2018.2.25664" TargetMode="External"/><Relationship Id="rId15" Type="http://schemas.openxmlformats.org/officeDocument/2006/relationships/hyperlink" Target="https://doi.org/10.25730/VSU.2070.18.021" TargetMode="External"/><Relationship Id="rId16" Type="http://schemas.openxmlformats.org/officeDocument/2006/relationships/hyperlink" Target="https://doi.org/10.1515/9783110215366.1.3" TargetMode="External"/><Relationship Id="rId17" Type="http://schemas.openxmlformats.org/officeDocument/2006/relationships/hyperlink" Target="https://penji.co/nike-social-media-marketing/" TargetMode="External"/><Relationship Id="rId18" Type="http://schemas.openxmlformats.org/officeDocument/2006/relationships/hyperlink" Target="https://doi.org/10.1177/107769909607300314" TargetMode="External"/><Relationship Id="rId19" Type="http://schemas.openxmlformats.org/officeDocument/2006/relationships/hyperlink" Target="https://doi.org/10.1080/02650487.2021.1998878" TargetMode="External"/><Relationship Id="rId20" Type="http://schemas.openxmlformats.org/officeDocument/2006/relationships/hyperlink" Target="https://doi.org/10.4236/oalib.1108703" TargetMode="External"/><Relationship Id="rId21" Type="http://schemas.openxmlformats.org/officeDocument/2006/relationships/hyperlink" Target="https://doi.org/10.1177/0276146720964324" TargetMode="External"/><Relationship Id="rId22" Type="http://schemas.openxmlformats.org/officeDocument/2006/relationships/hyperlink" Target="https://doi.org/10.1177/0258042X1103600206" TargetMode="External"/><Relationship Id="rId23" Type="http://schemas.openxmlformats.org/officeDocument/2006/relationships/hyperlink" Target="https://froggyads.com/blog/motivational-advertisements-2/" TargetMode="External"/><Relationship Id="rId24" Type="http://schemas.openxmlformats.org/officeDocument/2006/relationships/image" Target="media/image1.jpg"/><Relationship Id="rId25" Type="http://schemas.openxmlformats.org/officeDocument/2006/relationships/image" Target="media/image2.jpg"/><Relationship Id="rId26" Type="http://schemas.openxmlformats.org/officeDocument/2006/relationships/image" Target="media/image3.jpg"/><Relationship Id="rId27" Type="http://schemas.openxmlformats.org/officeDocument/2006/relationships/image" Target="media/image4.jpg"/><Relationship Id="rId28" Type="http://schemas.openxmlformats.org/officeDocument/2006/relationships/image" Target="media/image5.jpg"/><Relationship Id="rId29" Type="http://schemas.openxmlformats.org/officeDocument/2006/relationships/image" Target="media/image6.jpg"/><Relationship Id="rId30" Type="http://schemas.openxmlformats.org/officeDocument/2006/relationships/image" Target="media/image7.jpg"/><Relationship Id="rId31" Type="http://schemas.openxmlformats.org/officeDocument/2006/relationships/image" Target="media/image8.jpg"/><Relationship Id="rId32" Type="http://schemas.openxmlformats.org/officeDocument/2006/relationships/image" Target="media/image9.jpg"/><Relationship Id="rId33" Type="http://schemas.openxmlformats.org/officeDocument/2006/relationships/image" Target="media/image10.jpg"/><Relationship Id="rId34" Type="http://schemas.openxmlformats.org/officeDocument/2006/relationships/image" Target="media/image11.jpg"/><Relationship Id="rId35" Type="http://schemas.openxmlformats.org/officeDocument/2006/relationships/image" Target="media/image12.jpg"/><Relationship Id="rId36" Type="http://schemas.openxmlformats.org/officeDocument/2006/relationships/image" Target="media/image13.jpg"/><Relationship Id="rId37" Type="http://schemas.openxmlformats.org/officeDocument/2006/relationships/image" Target="media/image14.jpg"/><Relationship Id="rId38" Type="http://schemas.openxmlformats.org/officeDocument/2006/relationships/image" Target="media/image15.jpg"/><Relationship Id="rId39" Type="http://schemas.openxmlformats.org/officeDocument/2006/relationships/image" Target="media/image16.jpg"/><Relationship Id="rId40" Type="http://schemas.openxmlformats.org/officeDocument/2006/relationships/image" Target="media/image17.jpg"/><Relationship Id="rId41" Type="http://schemas.openxmlformats.org/officeDocument/2006/relationships/image" Target="media/image18.jpg"/><Relationship Id="rId42" Type="http://schemas.openxmlformats.org/officeDocument/2006/relationships/image" Target="media/image19.jpg"/><Relationship Id="rId43" Type="http://schemas.openxmlformats.org/officeDocument/2006/relationships/image" Target="media/image20.jpg"/><Relationship Id="rId44" Type="http://schemas.openxmlformats.org/officeDocument/2006/relationships/image" Target="media/image21.jpg"/><Relationship Id="rId45" Type="http://schemas.openxmlformats.org/officeDocument/2006/relationships/image" Target="media/image22.jpg"/><Relationship Id="rId46" Type="http://schemas.openxmlformats.org/officeDocument/2006/relationships/image" Target="media/image23.jpg"/><Relationship Id="rId47" Type="http://schemas.openxmlformats.org/officeDocument/2006/relationships/image" Target="media/image24.jpg"/><Relationship Id="rId48" Type="http://schemas.openxmlformats.org/officeDocument/2006/relationships/image" Target="media/image25.jpg"/><Relationship Id="rId49" Type="http://schemas.openxmlformats.org/officeDocument/2006/relationships/image" Target="media/image26.jpg"/><Relationship Id="rId50" Type="http://schemas.openxmlformats.org/officeDocument/2006/relationships/image" Target="media/image27.jpg"/><Relationship Id="rId51" Type="http://schemas.openxmlformats.org/officeDocument/2006/relationships/image" Target="media/image28.jpg"/><Relationship Id="rId52" Type="http://schemas.openxmlformats.org/officeDocument/2006/relationships/image" Target="media/image29.jpg"/><Relationship Id="rId53" Type="http://schemas.openxmlformats.org/officeDocument/2006/relationships/image" Target="media/image30.jpg"/><Relationship Id="rId54" Type="http://schemas.openxmlformats.org/officeDocument/2006/relationships/image" Target="media/image31.jpg"/><Relationship Id="rId55" Type="http://schemas.openxmlformats.org/officeDocument/2006/relationships/image" Target="media/image32.jpg"/><Relationship Id="rId56" Type="http://schemas.openxmlformats.org/officeDocument/2006/relationships/image" Target="media/image33.jpg"/><Relationship Id="rId57" Type="http://schemas.openxmlformats.org/officeDocument/2006/relationships/image" Target="media/image34.jpg"/><Relationship Id="rId58" Type="http://schemas.openxmlformats.org/officeDocument/2006/relationships/image" Target="media/image35.jpg"/><Relationship Id="rId59" Type="http://schemas.openxmlformats.org/officeDocument/2006/relationships/image" Target="media/image36.jpg"/><Relationship Id="rId60" Type="http://schemas.openxmlformats.org/officeDocument/2006/relationships/image" Target="media/image37.jpg"/><Relationship Id="rId61" Type="http://schemas.openxmlformats.org/officeDocument/2006/relationships/image" Target="media/image38.jpg"/><Relationship Id="rId62" Type="http://schemas.openxmlformats.org/officeDocument/2006/relationships/image" Target="media/image39.jpg"/><Relationship Id="rId63" Type="http://schemas.openxmlformats.org/officeDocument/2006/relationships/image" Target="media/image40.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R7-Office/2024.1.1.375</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Софья Чекулаева</cp:lastModifiedBy>
  <cp:revision>21</cp:revision>
  <dcterms:modified xsi:type="dcterms:W3CDTF">2025-05-23T16:52:51Z</dcterms:modified>
</cp:coreProperties>
</file>